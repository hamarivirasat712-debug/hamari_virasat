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61273D" w14:textId="5AE67A6A" w:rsidR="009A0E04" w:rsidRPr="000327EA" w:rsidRDefault="009A0E04" w:rsidP="00A96B66">
      <w:pPr>
        <w:pStyle w:val="ListParagraph"/>
        <w:spacing w:after="0" w:line="276" w:lineRule="auto"/>
        <w:ind w:left="0"/>
        <w:outlineLvl w:val="0"/>
        <w:rPr>
          <w:rFonts w:eastAsia="Times New Roman" w:cstheme="minorHAnsi"/>
          <w:b/>
          <w:bCs/>
          <w:color w:val="1F1F1F"/>
          <w:kern w:val="36"/>
          <w:sz w:val="26"/>
          <w:szCs w:val="26"/>
          <w:lang w:eastAsia="en-IN"/>
        </w:rPr>
      </w:pPr>
      <w:r w:rsidRPr="000327EA">
        <w:rPr>
          <w:rFonts w:eastAsia="Times New Roman" w:cstheme="minorHAnsi"/>
          <w:b/>
          <w:bCs/>
          <w:color w:val="1F1F1F"/>
          <w:kern w:val="36"/>
          <w:sz w:val="26"/>
          <w:szCs w:val="26"/>
          <w:lang w:eastAsia="en-IN"/>
        </w:rPr>
        <w:t>Terms &amp; Conditions</w:t>
      </w:r>
    </w:p>
    <w:p w14:paraId="49123776" w14:textId="77777777" w:rsidR="009A0E04" w:rsidRPr="000327EA" w:rsidRDefault="009A0E04" w:rsidP="009A0E04">
      <w:pPr>
        <w:spacing w:after="0" w:line="276" w:lineRule="auto"/>
        <w:ind w:left="360"/>
        <w:outlineLvl w:val="0"/>
        <w:rPr>
          <w:rFonts w:eastAsia="Times New Roman" w:cstheme="minorHAnsi"/>
          <w:b/>
          <w:bCs/>
          <w:color w:val="1F1F1F"/>
          <w:kern w:val="36"/>
          <w:sz w:val="26"/>
          <w:szCs w:val="26"/>
          <w:lang w:eastAsia="en-IN"/>
        </w:rPr>
      </w:pPr>
    </w:p>
    <w:p w14:paraId="4B2B0DA6" w14:textId="77777777" w:rsidR="009A0E04" w:rsidRPr="000327EA" w:rsidRDefault="009A0E04" w:rsidP="009A0E04">
      <w:pPr>
        <w:spacing w:after="0" w:line="276" w:lineRule="auto"/>
        <w:outlineLvl w:val="2"/>
        <w:rPr>
          <w:rFonts w:eastAsia="Times New Roman" w:cstheme="minorHAnsi"/>
          <w:b/>
          <w:bCs/>
          <w:color w:val="1F1F1F"/>
          <w:sz w:val="26"/>
          <w:szCs w:val="26"/>
          <w:lang w:eastAsia="en-IN"/>
        </w:rPr>
      </w:pPr>
      <w:r w:rsidRPr="000327EA">
        <w:rPr>
          <w:rFonts w:eastAsia="Times New Roman" w:cstheme="minorHAnsi"/>
          <w:b/>
          <w:bCs/>
          <w:color w:val="1F1F1F"/>
          <w:sz w:val="26"/>
          <w:szCs w:val="26"/>
          <w:lang w:eastAsia="en-IN"/>
        </w:rPr>
        <w:t xml:space="preserve">Welcome to </w:t>
      </w:r>
      <w:proofErr w:type="spellStart"/>
      <w:r w:rsidRPr="000327EA">
        <w:rPr>
          <w:rFonts w:eastAsia="Times New Roman" w:cstheme="minorHAnsi"/>
          <w:b/>
          <w:bCs/>
          <w:color w:val="1F1F1F"/>
          <w:sz w:val="26"/>
          <w:szCs w:val="26"/>
          <w:lang w:eastAsia="en-IN"/>
        </w:rPr>
        <w:t>Hamari</w:t>
      </w:r>
      <w:proofErr w:type="spellEnd"/>
      <w:r w:rsidRPr="000327EA">
        <w:rPr>
          <w:rFonts w:eastAsia="Times New Roman" w:cstheme="minorHAnsi"/>
          <w:b/>
          <w:bCs/>
          <w:color w:val="1F1F1F"/>
          <w:sz w:val="26"/>
          <w:szCs w:val="26"/>
          <w:lang w:eastAsia="en-IN"/>
        </w:rPr>
        <w:t xml:space="preserve"> </w:t>
      </w:r>
      <w:proofErr w:type="spellStart"/>
      <w:r w:rsidRPr="000327EA">
        <w:rPr>
          <w:rFonts w:eastAsia="Times New Roman" w:cstheme="minorHAnsi"/>
          <w:b/>
          <w:bCs/>
          <w:color w:val="1F1F1F"/>
          <w:sz w:val="26"/>
          <w:szCs w:val="26"/>
          <w:lang w:eastAsia="en-IN"/>
        </w:rPr>
        <w:t>Virasat</w:t>
      </w:r>
      <w:proofErr w:type="spellEnd"/>
    </w:p>
    <w:p w14:paraId="4DB785E0" w14:textId="0CD3EF65" w:rsidR="009A0E04" w:rsidRPr="000327EA" w:rsidRDefault="009A0E04" w:rsidP="009A0E04">
      <w:pPr>
        <w:spacing w:after="0" w:line="276" w:lineRule="auto"/>
        <w:rPr>
          <w:rFonts w:eastAsia="Times New Roman" w:cstheme="minorHAnsi"/>
          <w:color w:val="1F1F1F"/>
          <w:sz w:val="26"/>
          <w:szCs w:val="26"/>
          <w:lang w:eastAsia="en-IN"/>
        </w:rPr>
      </w:pPr>
      <w:r w:rsidRPr="000327EA">
        <w:rPr>
          <w:rFonts w:eastAsia="Times New Roman" w:cstheme="minorHAnsi"/>
          <w:color w:val="1F1F1F"/>
          <w:sz w:val="26"/>
          <w:szCs w:val="26"/>
          <w:lang w:eastAsia="en-IN"/>
        </w:rPr>
        <w:t xml:space="preserve">By accessing or using </w:t>
      </w:r>
      <w:proofErr w:type="spellStart"/>
      <w:r w:rsidRPr="000327EA">
        <w:rPr>
          <w:rFonts w:eastAsia="Times New Roman" w:cstheme="minorHAnsi"/>
          <w:b/>
          <w:bCs/>
          <w:color w:val="1F1F1F"/>
          <w:sz w:val="26"/>
          <w:szCs w:val="26"/>
          <w:bdr w:val="none" w:sz="0" w:space="0" w:color="auto" w:frame="1"/>
          <w:lang w:eastAsia="en-IN"/>
        </w:rPr>
        <w:t>Hamari</w:t>
      </w:r>
      <w:proofErr w:type="spellEnd"/>
      <w:r w:rsidRPr="000327EA">
        <w:rPr>
          <w:rFonts w:eastAsia="Times New Roman" w:cstheme="minorHAnsi"/>
          <w:b/>
          <w:bCs/>
          <w:color w:val="1F1F1F"/>
          <w:sz w:val="26"/>
          <w:szCs w:val="26"/>
          <w:bdr w:val="none" w:sz="0" w:space="0" w:color="auto" w:frame="1"/>
          <w:lang w:eastAsia="en-IN"/>
        </w:rPr>
        <w:t xml:space="preserve"> </w:t>
      </w:r>
      <w:proofErr w:type="spellStart"/>
      <w:r w:rsidRPr="000327EA">
        <w:rPr>
          <w:rFonts w:eastAsia="Times New Roman" w:cstheme="minorHAnsi"/>
          <w:b/>
          <w:bCs/>
          <w:color w:val="1F1F1F"/>
          <w:sz w:val="26"/>
          <w:szCs w:val="26"/>
          <w:bdr w:val="none" w:sz="0" w:space="0" w:color="auto" w:frame="1"/>
          <w:lang w:eastAsia="en-IN"/>
        </w:rPr>
        <w:t>Virasat</w:t>
      </w:r>
      <w:proofErr w:type="spellEnd"/>
      <w:r w:rsidRPr="000327EA">
        <w:rPr>
          <w:rFonts w:eastAsia="Times New Roman" w:cstheme="minorHAnsi"/>
          <w:color w:val="1F1F1F"/>
          <w:sz w:val="26"/>
          <w:szCs w:val="26"/>
          <w:lang w:eastAsia="en-IN"/>
        </w:rPr>
        <w:t xml:space="preserve">, you </w:t>
      </w:r>
      <w:r w:rsidR="00F40D4E" w:rsidRPr="000327EA">
        <w:rPr>
          <w:rFonts w:eastAsia="Times New Roman" w:cstheme="minorHAnsi"/>
          <w:color w:val="1F1F1F"/>
          <w:sz w:val="26"/>
          <w:szCs w:val="26"/>
          <w:lang w:eastAsia="en-IN"/>
        </w:rPr>
        <w:t xml:space="preserve">are abiding </w:t>
      </w:r>
      <w:r w:rsidRPr="000327EA">
        <w:rPr>
          <w:rFonts w:eastAsia="Times New Roman" w:cstheme="minorHAnsi"/>
          <w:color w:val="1F1F1F"/>
          <w:sz w:val="26"/>
          <w:szCs w:val="26"/>
          <w:lang w:eastAsia="en-IN"/>
        </w:rPr>
        <w:t xml:space="preserve">by these Terms &amp; Conditions. </w:t>
      </w:r>
    </w:p>
    <w:p w14:paraId="1497C3C9" w14:textId="77777777" w:rsidR="009A0E04" w:rsidRPr="000327EA" w:rsidRDefault="009A0E04" w:rsidP="009A0E04">
      <w:pPr>
        <w:spacing w:after="0" w:line="276" w:lineRule="auto"/>
        <w:outlineLvl w:val="2"/>
        <w:rPr>
          <w:rFonts w:eastAsia="Times New Roman" w:cstheme="minorHAnsi"/>
          <w:b/>
          <w:bCs/>
          <w:color w:val="1F1F1F"/>
          <w:sz w:val="26"/>
          <w:szCs w:val="26"/>
          <w:lang w:eastAsia="en-IN"/>
        </w:rPr>
      </w:pPr>
      <w:r w:rsidRPr="000327EA">
        <w:rPr>
          <w:rFonts w:eastAsia="Times New Roman" w:cstheme="minorHAnsi"/>
          <w:b/>
          <w:bCs/>
          <w:color w:val="1F1F1F"/>
          <w:sz w:val="26"/>
          <w:szCs w:val="26"/>
          <w:lang w:eastAsia="en-IN"/>
        </w:rPr>
        <w:t>Account Registration &amp; Eligibility</w:t>
      </w:r>
    </w:p>
    <w:p w14:paraId="1D3EAE98" w14:textId="77777777" w:rsidR="009A0E04" w:rsidRPr="000327EA" w:rsidRDefault="009A0E04" w:rsidP="009A0E04">
      <w:pPr>
        <w:numPr>
          <w:ilvl w:val="0"/>
          <w:numId w:val="1"/>
        </w:numPr>
        <w:spacing w:after="0" w:line="276" w:lineRule="auto"/>
        <w:rPr>
          <w:rFonts w:eastAsia="Times New Roman" w:cstheme="minorHAnsi"/>
          <w:color w:val="1F1F1F"/>
          <w:sz w:val="26"/>
          <w:szCs w:val="26"/>
          <w:lang w:eastAsia="en-IN"/>
        </w:rPr>
      </w:pPr>
      <w:r w:rsidRPr="000327EA">
        <w:rPr>
          <w:rFonts w:eastAsia="Times New Roman" w:cstheme="minorHAnsi"/>
          <w:b/>
          <w:bCs/>
          <w:color w:val="1F1F1F"/>
          <w:sz w:val="26"/>
          <w:szCs w:val="26"/>
          <w:bdr w:val="none" w:sz="0" w:space="0" w:color="auto" w:frame="1"/>
          <w:lang w:eastAsia="en-IN"/>
        </w:rPr>
        <w:t>Age Limit:</w:t>
      </w:r>
      <w:r w:rsidRPr="000327EA">
        <w:rPr>
          <w:rFonts w:eastAsia="Times New Roman" w:cstheme="minorHAnsi"/>
          <w:color w:val="1F1F1F"/>
          <w:sz w:val="26"/>
          <w:szCs w:val="26"/>
          <w:lang w:eastAsia="en-IN"/>
        </w:rPr>
        <w:t xml:space="preserve"> You must be at least 18 years old to create an account and manage family records.</w:t>
      </w:r>
    </w:p>
    <w:p w14:paraId="08BCB605" w14:textId="4F741489" w:rsidR="009A0E04" w:rsidRPr="000327EA" w:rsidRDefault="009A0E04" w:rsidP="009A0E04">
      <w:pPr>
        <w:numPr>
          <w:ilvl w:val="0"/>
          <w:numId w:val="1"/>
        </w:numPr>
        <w:spacing w:after="0" w:line="276" w:lineRule="auto"/>
        <w:rPr>
          <w:rFonts w:eastAsia="Times New Roman" w:cstheme="minorHAnsi"/>
          <w:color w:val="1F1F1F"/>
          <w:sz w:val="26"/>
          <w:szCs w:val="26"/>
          <w:lang w:eastAsia="en-IN"/>
        </w:rPr>
      </w:pPr>
      <w:r w:rsidRPr="000327EA">
        <w:rPr>
          <w:rFonts w:eastAsia="Times New Roman" w:cstheme="minorHAnsi"/>
          <w:b/>
          <w:bCs/>
          <w:color w:val="1F1F1F"/>
          <w:sz w:val="26"/>
          <w:szCs w:val="26"/>
          <w:bdr w:val="none" w:sz="0" w:space="0" w:color="auto" w:frame="1"/>
          <w:lang w:eastAsia="en-IN"/>
        </w:rPr>
        <w:t>Account Safety:</w:t>
      </w:r>
      <w:r w:rsidRPr="000327EA">
        <w:rPr>
          <w:rFonts w:eastAsia="Times New Roman" w:cstheme="minorHAnsi"/>
          <w:color w:val="1F1F1F"/>
          <w:sz w:val="26"/>
          <w:szCs w:val="26"/>
          <w:lang w:eastAsia="en-IN"/>
        </w:rPr>
        <w:t xml:space="preserve"> You are responsible for safeguarding your login credentials. You agree to provide accurate details and keep your account details </w:t>
      </w:r>
      <w:r w:rsidR="00F40D4E" w:rsidRPr="000327EA">
        <w:rPr>
          <w:rFonts w:eastAsia="Times New Roman" w:cstheme="minorHAnsi"/>
          <w:color w:val="1F1F1F"/>
          <w:sz w:val="26"/>
          <w:szCs w:val="26"/>
          <w:lang w:eastAsia="en-IN"/>
        </w:rPr>
        <w:t>current.</w:t>
      </w:r>
    </w:p>
    <w:p w14:paraId="4A9F8527" w14:textId="27EAC65D" w:rsidR="009A0E04" w:rsidRPr="000327EA" w:rsidRDefault="009A0E04" w:rsidP="009A0E04">
      <w:pPr>
        <w:numPr>
          <w:ilvl w:val="0"/>
          <w:numId w:val="1"/>
        </w:numPr>
        <w:spacing w:after="0" w:line="276" w:lineRule="auto"/>
        <w:rPr>
          <w:rFonts w:eastAsia="Times New Roman" w:cstheme="minorHAnsi"/>
          <w:color w:val="1F1F1F"/>
          <w:sz w:val="26"/>
          <w:szCs w:val="26"/>
          <w:lang w:eastAsia="en-IN"/>
        </w:rPr>
      </w:pPr>
      <w:r w:rsidRPr="000327EA">
        <w:rPr>
          <w:rFonts w:eastAsia="Times New Roman" w:cstheme="minorHAnsi"/>
          <w:b/>
          <w:bCs/>
          <w:color w:val="1F1F1F"/>
          <w:sz w:val="26"/>
          <w:szCs w:val="26"/>
          <w:bdr w:val="none" w:sz="0" w:space="0" w:color="auto" w:frame="1"/>
          <w:lang w:eastAsia="en-IN"/>
        </w:rPr>
        <w:t>Fair Use:</w:t>
      </w:r>
      <w:r w:rsidRPr="000327EA">
        <w:rPr>
          <w:rFonts w:eastAsia="Times New Roman" w:cstheme="minorHAnsi"/>
          <w:color w:val="1F1F1F"/>
          <w:sz w:val="26"/>
          <w:szCs w:val="26"/>
          <w:lang w:eastAsia="en-IN"/>
        </w:rPr>
        <w:t xml:space="preserve"> Each account is intended for personal and family use</w:t>
      </w:r>
      <w:r w:rsidR="00C06D29">
        <w:rPr>
          <w:rFonts w:eastAsia="Times New Roman" w:cstheme="minorHAnsi"/>
          <w:color w:val="1F1F1F"/>
          <w:sz w:val="26"/>
          <w:szCs w:val="26"/>
          <w:lang w:eastAsia="en-IN"/>
        </w:rPr>
        <w:t xml:space="preserve"> only</w:t>
      </w:r>
      <w:r w:rsidRPr="000327EA">
        <w:rPr>
          <w:rFonts w:eastAsia="Times New Roman" w:cstheme="minorHAnsi"/>
          <w:color w:val="1F1F1F"/>
          <w:sz w:val="26"/>
          <w:szCs w:val="26"/>
          <w:lang w:eastAsia="en-IN"/>
        </w:rPr>
        <w:t>.</w:t>
      </w:r>
    </w:p>
    <w:p w14:paraId="50636328" w14:textId="77777777" w:rsidR="000327EA" w:rsidRPr="000327EA" w:rsidRDefault="000327EA" w:rsidP="000327EA">
      <w:pPr>
        <w:spacing w:after="0" w:line="276" w:lineRule="auto"/>
        <w:ind w:left="720"/>
        <w:rPr>
          <w:rFonts w:eastAsia="Times New Roman" w:cstheme="minorHAnsi"/>
          <w:color w:val="1F1F1F"/>
          <w:sz w:val="26"/>
          <w:szCs w:val="26"/>
          <w:lang w:eastAsia="en-IN"/>
        </w:rPr>
      </w:pPr>
    </w:p>
    <w:p w14:paraId="64C410DE" w14:textId="77777777" w:rsidR="009A0E04" w:rsidRPr="000327EA" w:rsidRDefault="009A0E04" w:rsidP="009A0E04">
      <w:pPr>
        <w:spacing w:after="0" w:line="276" w:lineRule="auto"/>
        <w:outlineLvl w:val="2"/>
        <w:rPr>
          <w:rFonts w:eastAsia="Times New Roman" w:cstheme="minorHAnsi"/>
          <w:b/>
          <w:bCs/>
          <w:color w:val="1F1F1F"/>
          <w:sz w:val="26"/>
          <w:szCs w:val="26"/>
          <w:lang w:eastAsia="en-IN"/>
        </w:rPr>
      </w:pPr>
      <w:r w:rsidRPr="000327EA">
        <w:rPr>
          <w:rFonts w:eastAsia="Times New Roman" w:cstheme="minorHAnsi"/>
          <w:b/>
          <w:bCs/>
          <w:color w:val="1F1F1F"/>
          <w:sz w:val="26"/>
          <w:szCs w:val="26"/>
          <w:lang w:eastAsia="en-IN"/>
        </w:rPr>
        <w:t>Intellectual Property &amp; Ownership</w:t>
      </w:r>
    </w:p>
    <w:p w14:paraId="19AFEF57" w14:textId="77777777" w:rsidR="000327EA" w:rsidRPr="000327EA" w:rsidRDefault="000327EA" w:rsidP="009A0E04">
      <w:pPr>
        <w:spacing w:after="0" w:line="276" w:lineRule="auto"/>
        <w:outlineLvl w:val="2"/>
        <w:rPr>
          <w:rFonts w:eastAsia="Times New Roman" w:cstheme="minorHAnsi"/>
          <w:b/>
          <w:bCs/>
          <w:color w:val="1F1F1F"/>
          <w:sz w:val="26"/>
          <w:szCs w:val="26"/>
          <w:lang w:eastAsia="en-IN"/>
        </w:rPr>
      </w:pPr>
    </w:p>
    <w:p w14:paraId="50C7FD79" w14:textId="77777777" w:rsidR="009A0E04" w:rsidRPr="000327EA" w:rsidRDefault="009A0E04" w:rsidP="009A0E04">
      <w:pPr>
        <w:spacing w:after="0" w:line="276" w:lineRule="auto"/>
        <w:outlineLvl w:val="3"/>
        <w:rPr>
          <w:rFonts w:eastAsia="Times New Roman" w:cstheme="minorHAnsi"/>
          <w:b/>
          <w:bCs/>
          <w:color w:val="1F1F1F"/>
          <w:sz w:val="26"/>
          <w:szCs w:val="26"/>
          <w:lang w:eastAsia="en-IN"/>
        </w:rPr>
      </w:pPr>
      <w:r w:rsidRPr="000327EA">
        <w:rPr>
          <w:rFonts w:eastAsia="Times New Roman" w:cstheme="minorHAnsi"/>
          <w:b/>
          <w:bCs/>
          <w:color w:val="1F1F1F"/>
          <w:sz w:val="26"/>
          <w:szCs w:val="26"/>
          <w:lang w:eastAsia="en-IN"/>
        </w:rPr>
        <w:t>1. Your Content (100% Yours)</w:t>
      </w:r>
    </w:p>
    <w:p w14:paraId="2353E938" w14:textId="77777777" w:rsidR="009A0E04" w:rsidRPr="000327EA" w:rsidRDefault="009A0E04" w:rsidP="009A0E04">
      <w:pPr>
        <w:spacing w:after="0" w:line="276" w:lineRule="auto"/>
        <w:rPr>
          <w:rFonts w:eastAsia="Times New Roman" w:cstheme="minorHAnsi"/>
          <w:color w:val="1F1F1F"/>
          <w:sz w:val="26"/>
          <w:szCs w:val="26"/>
          <w:lang w:eastAsia="en-IN"/>
        </w:rPr>
      </w:pPr>
      <w:r w:rsidRPr="000327EA">
        <w:rPr>
          <w:rFonts w:eastAsia="Times New Roman" w:cstheme="minorHAnsi"/>
          <w:color w:val="1F1F1F"/>
          <w:sz w:val="26"/>
          <w:szCs w:val="26"/>
          <w:lang w:eastAsia="en-IN"/>
        </w:rPr>
        <w:t xml:space="preserve">You retain </w:t>
      </w:r>
      <w:r w:rsidRPr="000327EA">
        <w:rPr>
          <w:rFonts w:eastAsia="Times New Roman" w:cstheme="minorHAnsi"/>
          <w:b/>
          <w:bCs/>
          <w:color w:val="1F1F1F"/>
          <w:sz w:val="26"/>
          <w:szCs w:val="26"/>
          <w:bdr w:val="none" w:sz="0" w:space="0" w:color="auto" w:frame="1"/>
          <w:lang w:eastAsia="en-IN"/>
        </w:rPr>
        <w:t>complete ownership</w:t>
      </w:r>
      <w:r w:rsidRPr="000327EA">
        <w:rPr>
          <w:rFonts w:eastAsia="Times New Roman" w:cstheme="minorHAnsi"/>
          <w:color w:val="1F1F1F"/>
          <w:sz w:val="26"/>
          <w:szCs w:val="26"/>
          <w:lang w:eastAsia="en-IN"/>
        </w:rPr>
        <w:t xml:space="preserve"> of all family records, ritual notes, photos, audio clips, and videos you upload to </w:t>
      </w:r>
      <w:proofErr w:type="spellStart"/>
      <w:r w:rsidRPr="000327EA">
        <w:rPr>
          <w:rFonts w:eastAsia="Times New Roman" w:cstheme="minorHAnsi"/>
          <w:color w:val="1F1F1F"/>
          <w:sz w:val="26"/>
          <w:szCs w:val="26"/>
          <w:lang w:eastAsia="en-IN"/>
        </w:rPr>
        <w:t>Hamari</w:t>
      </w:r>
      <w:proofErr w:type="spellEnd"/>
      <w:r w:rsidRPr="000327EA">
        <w:rPr>
          <w:rFonts w:eastAsia="Times New Roman" w:cstheme="minorHAnsi"/>
          <w:color w:val="1F1F1F"/>
          <w:sz w:val="26"/>
          <w:szCs w:val="26"/>
          <w:lang w:eastAsia="en-IN"/>
        </w:rPr>
        <w:t xml:space="preserve"> </w:t>
      </w:r>
      <w:proofErr w:type="spellStart"/>
      <w:r w:rsidRPr="000327EA">
        <w:rPr>
          <w:rFonts w:eastAsia="Times New Roman" w:cstheme="minorHAnsi"/>
          <w:color w:val="1F1F1F"/>
          <w:sz w:val="26"/>
          <w:szCs w:val="26"/>
          <w:lang w:eastAsia="en-IN"/>
        </w:rPr>
        <w:t>Virasat</w:t>
      </w:r>
      <w:proofErr w:type="spellEnd"/>
      <w:r w:rsidRPr="000327EA">
        <w:rPr>
          <w:rFonts w:eastAsia="Times New Roman" w:cstheme="minorHAnsi"/>
          <w:color w:val="1F1F1F"/>
          <w:sz w:val="26"/>
          <w:szCs w:val="26"/>
          <w:lang w:eastAsia="en-IN"/>
        </w:rPr>
        <w:t>.</w:t>
      </w:r>
    </w:p>
    <w:p w14:paraId="6526D026" w14:textId="3F64F09B" w:rsidR="009A0E04" w:rsidRPr="000327EA" w:rsidRDefault="009A0E04" w:rsidP="009A0E04">
      <w:pPr>
        <w:numPr>
          <w:ilvl w:val="0"/>
          <w:numId w:val="2"/>
        </w:numPr>
        <w:spacing w:after="0" w:line="276" w:lineRule="auto"/>
        <w:rPr>
          <w:rFonts w:eastAsia="Times New Roman" w:cstheme="minorHAnsi"/>
          <w:color w:val="1F1F1F"/>
          <w:sz w:val="26"/>
          <w:szCs w:val="26"/>
          <w:lang w:eastAsia="en-IN"/>
        </w:rPr>
      </w:pPr>
      <w:r w:rsidRPr="000327EA">
        <w:rPr>
          <w:rFonts w:eastAsia="Times New Roman" w:cstheme="minorHAnsi"/>
          <w:color w:val="1F1F1F"/>
          <w:sz w:val="26"/>
          <w:szCs w:val="26"/>
          <w:lang w:eastAsia="en-IN"/>
        </w:rPr>
        <w:t xml:space="preserve">By uploading content, you give us a limited, secure license strictly to host, display, and </w:t>
      </w:r>
      <w:r w:rsidR="00560FC2" w:rsidRPr="000327EA">
        <w:rPr>
          <w:rFonts w:eastAsia="Times New Roman" w:cstheme="minorHAnsi"/>
          <w:color w:val="1F1F1F"/>
          <w:sz w:val="26"/>
          <w:szCs w:val="26"/>
          <w:lang w:eastAsia="en-IN"/>
        </w:rPr>
        <w:t>back up</w:t>
      </w:r>
      <w:r w:rsidRPr="000327EA">
        <w:rPr>
          <w:rFonts w:eastAsia="Times New Roman" w:cstheme="minorHAnsi"/>
          <w:color w:val="1F1F1F"/>
          <w:sz w:val="26"/>
          <w:szCs w:val="26"/>
          <w:lang w:eastAsia="en-IN"/>
        </w:rPr>
        <w:t xml:space="preserve"> your content for you and your invited family members.</w:t>
      </w:r>
    </w:p>
    <w:p w14:paraId="1D0C3499" w14:textId="77777777" w:rsidR="009A0E04" w:rsidRPr="000327EA" w:rsidRDefault="009A0E04" w:rsidP="009A0E04">
      <w:pPr>
        <w:numPr>
          <w:ilvl w:val="0"/>
          <w:numId w:val="2"/>
        </w:numPr>
        <w:spacing w:after="0" w:line="276" w:lineRule="auto"/>
        <w:rPr>
          <w:rFonts w:eastAsia="Times New Roman" w:cstheme="minorHAnsi"/>
          <w:color w:val="1F1F1F"/>
          <w:sz w:val="26"/>
          <w:szCs w:val="26"/>
          <w:lang w:eastAsia="en-IN"/>
        </w:rPr>
      </w:pPr>
      <w:r w:rsidRPr="000327EA">
        <w:rPr>
          <w:rFonts w:eastAsia="Times New Roman" w:cstheme="minorHAnsi"/>
          <w:b/>
          <w:bCs/>
          <w:color w:val="1F1F1F"/>
          <w:sz w:val="26"/>
          <w:szCs w:val="26"/>
          <w:bdr w:val="none" w:sz="0" w:space="0" w:color="auto" w:frame="1"/>
          <w:lang w:eastAsia="en-IN"/>
        </w:rPr>
        <w:t>We do NOT train public AI models on your private family content.</w:t>
      </w:r>
    </w:p>
    <w:p w14:paraId="22800A49" w14:textId="77777777" w:rsidR="000327EA" w:rsidRPr="000327EA" w:rsidRDefault="000327EA" w:rsidP="000327EA">
      <w:pPr>
        <w:spacing w:after="0" w:line="276" w:lineRule="auto"/>
        <w:ind w:left="720"/>
        <w:rPr>
          <w:rFonts w:eastAsia="Times New Roman" w:cstheme="minorHAnsi"/>
          <w:color w:val="1F1F1F"/>
          <w:sz w:val="26"/>
          <w:szCs w:val="26"/>
          <w:lang w:eastAsia="en-IN"/>
        </w:rPr>
      </w:pPr>
    </w:p>
    <w:p w14:paraId="2C3D46FF" w14:textId="45D979D5" w:rsidR="00560FC2" w:rsidRPr="000327EA" w:rsidRDefault="009A0E04" w:rsidP="009A0E04">
      <w:pPr>
        <w:spacing w:after="0" w:line="276" w:lineRule="auto"/>
        <w:outlineLvl w:val="3"/>
        <w:rPr>
          <w:rFonts w:eastAsia="Times New Roman" w:cstheme="minorHAnsi"/>
          <w:b/>
          <w:bCs/>
          <w:color w:val="1F1F1F"/>
          <w:sz w:val="26"/>
          <w:szCs w:val="26"/>
          <w:lang w:eastAsia="en-IN"/>
        </w:rPr>
      </w:pPr>
      <w:r w:rsidRPr="000327EA">
        <w:rPr>
          <w:rFonts w:eastAsia="Times New Roman" w:cstheme="minorHAnsi"/>
          <w:b/>
          <w:bCs/>
          <w:color w:val="1F1F1F"/>
          <w:sz w:val="26"/>
          <w:szCs w:val="26"/>
          <w:lang w:eastAsia="en-IN"/>
        </w:rPr>
        <w:t>2. Our Platform &amp; Brand (100% Ours)</w:t>
      </w:r>
    </w:p>
    <w:p w14:paraId="5F71D004" w14:textId="77777777" w:rsidR="009A0E04" w:rsidRPr="000327EA" w:rsidRDefault="009A0E04" w:rsidP="009A0E04">
      <w:pPr>
        <w:spacing w:after="0" w:line="276" w:lineRule="auto"/>
        <w:rPr>
          <w:rFonts w:eastAsia="Times New Roman" w:cstheme="minorHAnsi"/>
          <w:color w:val="1F1F1F"/>
          <w:sz w:val="26"/>
          <w:szCs w:val="26"/>
          <w:lang w:eastAsia="en-IN"/>
        </w:rPr>
      </w:pPr>
      <w:r w:rsidRPr="000327EA">
        <w:rPr>
          <w:rFonts w:eastAsia="Times New Roman" w:cstheme="minorHAnsi"/>
          <w:color w:val="1F1F1F"/>
          <w:sz w:val="26"/>
          <w:szCs w:val="26"/>
          <w:lang w:eastAsia="en-IN"/>
        </w:rPr>
        <w:t xml:space="preserve">All rights, title, and interest in and to the </w:t>
      </w:r>
      <w:proofErr w:type="spellStart"/>
      <w:r w:rsidRPr="000327EA">
        <w:rPr>
          <w:rFonts w:eastAsia="Times New Roman" w:cstheme="minorHAnsi"/>
          <w:color w:val="1F1F1F"/>
          <w:sz w:val="26"/>
          <w:szCs w:val="26"/>
          <w:lang w:eastAsia="en-IN"/>
        </w:rPr>
        <w:t>Hamari</w:t>
      </w:r>
      <w:proofErr w:type="spellEnd"/>
      <w:r w:rsidRPr="000327EA">
        <w:rPr>
          <w:rFonts w:eastAsia="Times New Roman" w:cstheme="minorHAnsi"/>
          <w:color w:val="1F1F1F"/>
          <w:sz w:val="26"/>
          <w:szCs w:val="26"/>
          <w:lang w:eastAsia="en-IN"/>
        </w:rPr>
        <w:t xml:space="preserve"> </w:t>
      </w:r>
      <w:proofErr w:type="spellStart"/>
      <w:r w:rsidRPr="000327EA">
        <w:rPr>
          <w:rFonts w:eastAsia="Times New Roman" w:cstheme="minorHAnsi"/>
          <w:color w:val="1F1F1F"/>
          <w:sz w:val="26"/>
          <w:szCs w:val="26"/>
          <w:lang w:eastAsia="en-IN"/>
        </w:rPr>
        <w:t>Virasat</w:t>
      </w:r>
      <w:proofErr w:type="spellEnd"/>
      <w:r w:rsidRPr="000327EA">
        <w:rPr>
          <w:rFonts w:eastAsia="Times New Roman" w:cstheme="minorHAnsi"/>
          <w:color w:val="1F1F1F"/>
          <w:sz w:val="26"/>
          <w:szCs w:val="26"/>
          <w:lang w:eastAsia="en-IN"/>
        </w:rPr>
        <w:t xml:space="preserve"> website, logo, branding, software code, database architecture, visual designs, user interface (UI), and proprietary AI prompts or algorithms are the </w:t>
      </w:r>
      <w:r w:rsidRPr="000327EA">
        <w:rPr>
          <w:rFonts w:eastAsia="Times New Roman" w:cstheme="minorHAnsi"/>
          <w:b/>
          <w:bCs/>
          <w:color w:val="1F1F1F"/>
          <w:sz w:val="26"/>
          <w:szCs w:val="26"/>
          <w:bdr w:val="none" w:sz="0" w:space="0" w:color="auto" w:frame="1"/>
          <w:lang w:eastAsia="en-IN"/>
        </w:rPr>
        <w:t xml:space="preserve">exclusive property of </w:t>
      </w:r>
      <w:proofErr w:type="spellStart"/>
      <w:r w:rsidRPr="000327EA">
        <w:rPr>
          <w:rFonts w:eastAsia="Times New Roman" w:cstheme="minorHAnsi"/>
          <w:b/>
          <w:bCs/>
          <w:color w:val="1F1F1F"/>
          <w:sz w:val="26"/>
          <w:szCs w:val="26"/>
          <w:bdr w:val="none" w:sz="0" w:space="0" w:color="auto" w:frame="1"/>
          <w:lang w:eastAsia="en-IN"/>
        </w:rPr>
        <w:t>Hamari</w:t>
      </w:r>
      <w:proofErr w:type="spellEnd"/>
      <w:r w:rsidRPr="000327EA">
        <w:rPr>
          <w:rFonts w:eastAsia="Times New Roman" w:cstheme="minorHAnsi"/>
          <w:b/>
          <w:bCs/>
          <w:color w:val="1F1F1F"/>
          <w:sz w:val="26"/>
          <w:szCs w:val="26"/>
          <w:bdr w:val="none" w:sz="0" w:space="0" w:color="auto" w:frame="1"/>
          <w:lang w:eastAsia="en-IN"/>
        </w:rPr>
        <w:t xml:space="preserve"> </w:t>
      </w:r>
      <w:proofErr w:type="spellStart"/>
      <w:r w:rsidRPr="000327EA">
        <w:rPr>
          <w:rFonts w:eastAsia="Times New Roman" w:cstheme="minorHAnsi"/>
          <w:b/>
          <w:bCs/>
          <w:color w:val="1F1F1F"/>
          <w:sz w:val="26"/>
          <w:szCs w:val="26"/>
          <w:bdr w:val="none" w:sz="0" w:space="0" w:color="auto" w:frame="1"/>
          <w:lang w:eastAsia="en-IN"/>
        </w:rPr>
        <w:t>Virasat</w:t>
      </w:r>
      <w:proofErr w:type="spellEnd"/>
      <w:r w:rsidRPr="000327EA">
        <w:rPr>
          <w:rFonts w:eastAsia="Times New Roman" w:cstheme="minorHAnsi"/>
          <w:color w:val="1F1F1F"/>
          <w:sz w:val="26"/>
          <w:szCs w:val="26"/>
          <w:lang w:eastAsia="en-IN"/>
        </w:rPr>
        <w:t>.</w:t>
      </w:r>
    </w:p>
    <w:p w14:paraId="2C46017F" w14:textId="77777777" w:rsidR="009A0E04" w:rsidRDefault="009A0E04" w:rsidP="009A0E04">
      <w:pPr>
        <w:numPr>
          <w:ilvl w:val="0"/>
          <w:numId w:val="3"/>
        </w:numPr>
        <w:spacing w:after="0" w:line="276" w:lineRule="auto"/>
        <w:rPr>
          <w:rFonts w:eastAsia="Times New Roman" w:cstheme="minorHAnsi"/>
          <w:color w:val="1F1F1F"/>
          <w:sz w:val="26"/>
          <w:szCs w:val="26"/>
          <w:lang w:eastAsia="en-IN"/>
        </w:rPr>
      </w:pPr>
      <w:r w:rsidRPr="000327EA">
        <w:rPr>
          <w:rFonts w:eastAsia="Times New Roman" w:cstheme="minorHAnsi"/>
          <w:color w:val="1F1F1F"/>
          <w:sz w:val="26"/>
          <w:szCs w:val="26"/>
          <w:lang w:eastAsia="en-IN"/>
        </w:rPr>
        <w:t>You may not copy, reproduce, modify, reverse-engineer, decompile, redistribute, or create derivative works from any part of our platform without explicit written permission from us.</w:t>
      </w:r>
    </w:p>
    <w:p w14:paraId="0D3D8743" w14:textId="77777777" w:rsidR="000327EA" w:rsidRPr="000327EA" w:rsidRDefault="000327EA" w:rsidP="000327EA">
      <w:pPr>
        <w:spacing w:after="0" w:line="276" w:lineRule="auto"/>
        <w:ind w:left="720"/>
        <w:rPr>
          <w:rFonts w:eastAsia="Times New Roman" w:cstheme="minorHAnsi"/>
          <w:color w:val="1F1F1F"/>
          <w:sz w:val="26"/>
          <w:szCs w:val="26"/>
          <w:lang w:eastAsia="en-IN"/>
        </w:rPr>
      </w:pPr>
    </w:p>
    <w:p w14:paraId="14B42906" w14:textId="77777777" w:rsidR="009A0E04" w:rsidRPr="000327EA" w:rsidRDefault="009A0E04" w:rsidP="009A0E04">
      <w:pPr>
        <w:spacing w:after="0" w:line="276" w:lineRule="auto"/>
        <w:outlineLvl w:val="2"/>
        <w:rPr>
          <w:rFonts w:eastAsia="Times New Roman" w:cstheme="minorHAnsi"/>
          <w:b/>
          <w:bCs/>
          <w:color w:val="1F1F1F"/>
          <w:sz w:val="26"/>
          <w:szCs w:val="26"/>
          <w:lang w:eastAsia="en-IN"/>
        </w:rPr>
      </w:pPr>
      <w:r w:rsidRPr="000327EA">
        <w:rPr>
          <w:rFonts w:eastAsia="Times New Roman" w:cstheme="minorHAnsi"/>
          <w:b/>
          <w:bCs/>
          <w:color w:val="1F1F1F"/>
          <w:sz w:val="26"/>
          <w:szCs w:val="26"/>
          <w:lang w:eastAsia="en-IN"/>
        </w:rPr>
        <w:t>Acceptable Use Policy</w:t>
      </w:r>
    </w:p>
    <w:p w14:paraId="5E969462" w14:textId="77777777" w:rsidR="009A0E04" w:rsidRPr="000327EA" w:rsidRDefault="009A0E04" w:rsidP="009A0E04">
      <w:pPr>
        <w:spacing w:after="0" w:line="276" w:lineRule="auto"/>
        <w:rPr>
          <w:rFonts w:eastAsia="Times New Roman" w:cstheme="minorHAnsi"/>
          <w:color w:val="1F1F1F"/>
          <w:sz w:val="26"/>
          <w:szCs w:val="26"/>
          <w:lang w:eastAsia="en-IN"/>
        </w:rPr>
      </w:pPr>
      <w:r w:rsidRPr="000327EA">
        <w:rPr>
          <w:rFonts w:eastAsia="Times New Roman" w:cstheme="minorHAnsi"/>
          <w:color w:val="1F1F1F"/>
          <w:sz w:val="26"/>
          <w:szCs w:val="26"/>
          <w:lang w:eastAsia="en-IN"/>
        </w:rPr>
        <w:t xml:space="preserve">To keep our platform safe and respectful for all families, you agree </w:t>
      </w:r>
      <w:r w:rsidRPr="000327EA">
        <w:rPr>
          <w:rFonts w:eastAsia="Times New Roman" w:cstheme="minorHAnsi"/>
          <w:b/>
          <w:bCs/>
          <w:color w:val="1F1F1F"/>
          <w:sz w:val="26"/>
          <w:szCs w:val="26"/>
          <w:bdr w:val="none" w:sz="0" w:space="0" w:color="auto" w:frame="1"/>
          <w:lang w:eastAsia="en-IN"/>
        </w:rPr>
        <w:t>not</w:t>
      </w:r>
      <w:r w:rsidRPr="000327EA">
        <w:rPr>
          <w:rFonts w:eastAsia="Times New Roman" w:cstheme="minorHAnsi"/>
          <w:color w:val="1F1F1F"/>
          <w:sz w:val="26"/>
          <w:szCs w:val="26"/>
          <w:lang w:eastAsia="en-IN"/>
        </w:rPr>
        <w:t xml:space="preserve"> to:</w:t>
      </w:r>
    </w:p>
    <w:p w14:paraId="51C75F33" w14:textId="77777777" w:rsidR="009A0E04" w:rsidRPr="000327EA" w:rsidRDefault="009A0E04" w:rsidP="009A0E04">
      <w:pPr>
        <w:numPr>
          <w:ilvl w:val="0"/>
          <w:numId w:val="4"/>
        </w:numPr>
        <w:spacing w:after="0" w:line="276" w:lineRule="auto"/>
        <w:rPr>
          <w:rFonts w:eastAsia="Times New Roman" w:cstheme="minorHAnsi"/>
          <w:color w:val="1F1F1F"/>
          <w:sz w:val="26"/>
          <w:szCs w:val="26"/>
          <w:lang w:eastAsia="en-IN"/>
        </w:rPr>
      </w:pPr>
      <w:r w:rsidRPr="000327EA">
        <w:rPr>
          <w:rFonts w:eastAsia="Times New Roman" w:cstheme="minorHAnsi"/>
          <w:color w:val="1F1F1F"/>
          <w:sz w:val="26"/>
          <w:szCs w:val="26"/>
          <w:lang w:eastAsia="en-IN"/>
        </w:rPr>
        <w:t>Upload any illegal, offensive, defamatory, or harmful content.</w:t>
      </w:r>
    </w:p>
    <w:p w14:paraId="689BFB12" w14:textId="77777777" w:rsidR="009A0E04" w:rsidRPr="000327EA" w:rsidRDefault="009A0E04" w:rsidP="009A0E04">
      <w:pPr>
        <w:numPr>
          <w:ilvl w:val="0"/>
          <w:numId w:val="4"/>
        </w:numPr>
        <w:spacing w:after="0" w:line="276" w:lineRule="auto"/>
        <w:rPr>
          <w:rFonts w:eastAsia="Times New Roman" w:cstheme="minorHAnsi"/>
          <w:color w:val="1F1F1F"/>
          <w:sz w:val="26"/>
          <w:szCs w:val="26"/>
          <w:lang w:eastAsia="en-IN"/>
        </w:rPr>
      </w:pPr>
      <w:r w:rsidRPr="000327EA">
        <w:rPr>
          <w:rFonts w:eastAsia="Times New Roman" w:cstheme="minorHAnsi"/>
          <w:color w:val="1F1F1F"/>
          <w:sz w:val="26"/>
          <w:szCs w:val="26"/>
          <w:lang w:eastAsia="en-IN"/>
        </w:rPr>
        <w:t>Upload media or text that infringes on third-party copyright or privacy rights.</w:t>
      </w:r>
    </w:p>
    <w:p w14:paraId="42FBCFAF" w14:textId="77777777" w:rsidR="009A0E04" w:rsidRPr="000327EA" w:rsidRDefault="009A0E04" w:rsidP="009A0E04">
      <w:pPr>
        <w:numPr>
          <w:ilvl w:val="0"/>
          <w:numId w:val="4"/>
        </w:numPr>
        <w:spacing w:after="0" w:line="276" w:lineRule="auto"/>
        <w:rPr>
          <w:rFonts w:eastAsia="Times New Roman" w:cstheme="minorHAnsi"/>
          <w:color w:val="1F1F1F"/>
          <w:sz w:val="26"/>
          <w:szCs w:val="26"/>
          <w:lang w:eastAsia="en-IN"/>
        </w:rPr>
      </w:pPr>
      <w:r w:rsidRPr="000327EA">
        <w:rPr>
          <w:rFonts w:eastAsia="Times New Roman" w:cstheme="minorHAnsi"/>
          <w:color w:val="1F1F1F"/>
          <w:sz w:val="26"/>
          <w:szCs w:val="26"/>
          <w:lang w:eastAsia="en-IN"/>
        </w:rPr>
        <w:t>Attempt to breach, scan, or exploit vulnerabilities in our software or hosting infrastructure.</w:t>
      </w:r>
    </w:p>
    <w:p w14:paraId="515B46DD" w14:textId="77777777" w:rsidR="009A0E04" w:rsidRPr="000327EA" w:rsidRDefault="009A0E04" w:rsidP="009A0E04">
      <w:pPr>
        <w:numPr>
          <w:ilvl w:val="0"/>
          <w:numId w:val="4"/>
        </w:numPr>
        <w:spacing w:after="0" w:line="276" w:lineRule="auto"/>
        <w:rPr>
          <w:rFonts w:eastAsia="Times New Roman" w:cstheme="minorHAnsi"/>
          <w:color w:val="1F1F1F"/>
          <w:sz w:val="26"/>
          <w:szCs w:val="26"/>
          <w:lang w:eastAsia="en-IN"/>
        </w:rPr>
      </w:pPr>
      <w:r w:rsidRPr="000327EA">
        <w:rPr>
          <w:rFonts w:eastAsia="Times New Roman" w:cstheme="minorHAnsi"/>
          <w:color w:val="1F1F1F"/>
          <w:sz w:val="26"/>
          <w:szCs w:val="26"/>
          <w:lang w:eastAsia="en-IN"/>
        </w:rPr>
        <w:t>Use automated scrapers, bots, or data-mining tools on our platform.</w:t>
      </w:r>
    </w:p>
    <w:p w14:paraId="61FDE33B" w14:textId="01DF1DE0" w:rsidR="000327EA" w:rsidRPr="007C6F0B" w:rsidRDefault="000327EA" w:rsidP="000327EA">
      <w:pPr>
        <w:spacing w:after="0" w:line="276" w:lineRule="auto"/>
        <w:outlineLvl w:val="2"/>
        <w:rPr>
          <w:rFonts w:eastAsia="Times New Roman" w:cstheme="minorHAnsi"/>
          <w:b/>
          <w:bCs/>
          <w:color w:val="1F1F1F"/>
          <w:sz w:val="26"/>
          <w:szCs w:val="26"/>
          <w:lang w:eastAsia="en-IN"/>
        </w:rPr>
      </w:pPr>
    </w:p>
    <w:p w14:paraId="2F038E94" w14:textId="77777777" w:rsidR="009A0E04" w:rsidRPr="000327EA" w:rsidRDefault="009A0E04" w:rsidP="009A0E04">
      <w:pPr>
        <w:spacing w:after="0" w:line="276" w:lineRule="auto"/>
        <w:outlineLvl w:val="2"/>
        <w:rPr>
          <w:rFonts w:eastAsia="Times New Roman" w:cstheme="minorHAnsi"/>
          <w:b/>
          <w:bCs/>
          <w:color w:val="1F1F1F"/>
          <w:sz w:val="26"/>
          <w:szCs w:val="26"/>
          <w:lang w:eastAsia="en-IN"/>
        </w:rPr>
      </w:pPr>
      <w:r w:rsidRPr="000327EA">
        <w:rPr>
          <w:rFonts w:eastAsia="Times New Roman" w:cstheme="minorHAnsi"/>
          <w:b/>
          <w:bCs/>
          <w:color w:val="1F1F1F"/>
          <w:sz w:val="26"/>
          <w:szCs w:val="26"/>
          <w:lang w:eastAsia="en-IN"/>
        </w:rPr>
        <w:t>Service Availability &amp; Limitation of Liability</w:t>
      </w:r>
    </w:p>
    <w:p w14:paraId="36818986" w14:textId="69AE05C5" w:rsidR="009A0E04" w:rsidRPr="000327EA" w:rsidRDefault="009A0E04" w:rsidP="009A0E04">
      <w:pPr>
        <w:spacing w:after="0" w:line="276" w:lineRule="auto"/>
        <w:rPr>
          <w:rFonts w:eastAsia="Times New Roman" w:cstheme="minorHAnsi"/>
          <w:color w:val="1F1F1F"/>
          <w:sz w:val="26"/>
          <w:szCs w:val="26"/>
          <w:lang w:eastAsia="en-IN"/>
        </w:rPr>
      </w:pPr>
      <w:r w:rsidRPr="000327EA">
        <w:rPr>
          <w:rFonts w:eastAsia="Times New Roman" w:cstheme="minorHAnsi"/>
          <w:color w:val="1F1F1F"/>
          <w:sz w:val="26"/>
          <w:szCs w:val="26"/>
          <w:lang w:eastAsia="en-IN"/>
        </w:rPr>
        <w:t xml:space="preserve">We strive for </w:t>
      </w:r>
      <w:r w:rsidRPr="00C06D29">
        <w:rPr>
          <w:rFonts w:eastAsia="Times New Roman" w:cstheme="minorHAnsi"/>
          <w:color w:val="FF0000"/>
          <w:sz w:val="26"/>
          <w:szCs w:val="26"/>
          <w:lang w:eastAsia="en-IN"/>
        </w:rPr>
        <w:t xml:space="preserve">99.9% </w:t>
      </w:r>
      <w:r w:rsidRPr="000327EA">
        <w:rPr>
          <w:rFonts w:eastAsia="Times New Roman" w:cstheme="minorHAnsi"/>
          <w:color w:val="1F1F1F"/>
          <w:sz w:val="26"/>
          <w:szCs w:val="26"/>
          <w:lang w:eastAsia="en-IN"/>
        </w:rPr>
        <w:t xml:space="preserve">uptime and </w:t>
      </w:r>
      <w:r w:rsidR="000327EA">
        <w:rPr>
          <w:rFonts w:eastAsia="Times New Roman" w:cstheme="minorHAnsi"/>
          <w:color w:val="1F1F1F"/>
          <w:sz w:val="26"/>
          <w:szCs w:val="26"/>
          <w:lang w:eastAsia="en-IN"/>
        </w:rPr>
        <w:t>continuously back up your data</w:t>
      </w:r>
      <w:r w:rsidRPr="000327EA">
        <w:rPr>
          <w:rFonts w:eastAsia="Times New Roman" w:cstheme="minorHAnsi"/>
          <w:color w:val="1F1F1F"/>
          <w:sz w:val="26"/>
          <w:szCs w:val="26"/>
          <w:lang w:eastAsia="en-IN"/>
        </w:rPr>
        <w:t>. However:</w:t>
      </w:r>
    </w:p>
    <w:p w14:paraId="2285B7A4" w14:textId="7792CBDA" w:rsidR="009A0E04" w:rsidRPr="000327EA" w:rsidDel="006954C5" w:rsidRDefault="009A0E04" w:rsidP="009A0E04">
      <w:pPr>
        <w:numPr>
          <w:ilvl w:val="0"/>
          <w:numId w:val="6"/>
        </w:numPr>
        <w:spacing w:after="0" w:line="276" w:lineRule="auto"/>
        <w:rPr>
          <w:del w:id="0" w:author="Niraj Sahay" w:date="2026-07-22T21:25:00Z"/>
          <w:rFonts w:eastAsia="Times New Roman" w:cstheme="minorHAnsi"/>
          <w:color w:val="1F1F1F"/>
          <w:sz w:val="26"/>
          <w:szCs w:val="26"/>
          <w:lang w:eastAsia="en-IN"/>
        </w:rPr>
      </w:pPr>
      <w:del w:id="1" w:author="Niraj Sahay" w:date="2026-07-22T21:25:00Z">
        <w:r w:rsidRPr="000327EA" w:rsidDel="006954C5">
          <w:rPr>
            <w:rFonts w:eastAsia="Times New Roman" w:cstheme="minorHAnsi"/>
            <w:color w:val="1F1F1F"/>
            <w:sz w:val="26"/>
            <w:szCs w:val="26"/>
            <w:lang w:eastAsia="en-IN"/>
          </w:rPr>
          <w:lastRenderedPageBreak/>
          <w:delText xml:space="preserve">The platform is provided on an </w:delText>
        </w:r>
        <w:r w:rsidRPr="000327EA" w:rsidDel="006954C5">
          <w:rPr>
            <w:rFonts w:eastAsia="Times New Roman" w:cstheme="minorHAnsi"/>
            <w:b/>
            <w:bCs/>
            <w:color w:val="1F1F1F"/>
            <w:sz w:val="26"/>
            <w:szCs w:val="26"/>
            <w:bdr w:val="none" w:sz="0" w:space="0" w:color="auto" w:frame="1"/>
            <w:lang w:eastAsia="en-IN"/>
          </w:rPr>
          <w:delText>"as-is"</w:delText>
        </w:r>
        <w:r w:rsidRPr="000327EA" w:rsidDel="006954C5">
          <w:rPr>
            <w:rFonts w:eastAsia="Times New Roman" w:cstheme="minorHAnsi"/>
            <w:color w:val="1F1F1F"/>
            <w:sz w:val="26"/>
            <w:szCs w:val="26"/>
            <w:lang w:eastAsia="en-IN"/>
          </w:rPr>
          <w:delText xml:space="preserve"> and </w:delText>
        </w:r>
        <w:r w:rsidRPr="000327EA" w:rsidDel="006954C5">
          <w:rPr>
            <w:rFonts w:eastAsia="Times New Roman" w:cstheme="minorHAnsi"/>
            <w:b/>
            <w:bCs/>
            <w:color w:val="1F1F1F"/>
            <w:sz w:val="26"/>
            <w:szCs w:val="26"/>
            <w:bdr w:val="none" w:sz="0" w:space="0" w:color="auto" w:frame="1"/>
            <w:lang w:eastAsia="en-IN"/>
          </w:rPr>
          <w:delText>"as-available"</w:delText>
        </w:r>
        <w:r w:rsidRPr="000327EA" w:rsidDel="006954C5">
          <w:rPr>
            <w:rFonts w:eastAsia="Times New Roman" w:cstheme="minorHAnsi"/>
            <w:color w:val="1F1F1F"/>
            <w:sz w:val="26"/>
            <w:szCs w:val="26"/>
            <w:lang w:eastAsia="en-IN"/>
          </w:rPr>
          <w:delText xml:space="preserve"> basis.</w:delText>
        </w:r>
      </w:del>
    </w:p>
    <w:p w14:paraId="7EE2DFDF" w14:textId="77777777" w:rsidR="009A0E04" w:rsidRPr="000327EA" w:rsidRDefault="009A0E04" w:rsidP="009A0E04">
      <w:pPr>
        <w:numPr>
          <w:ilvl w:val="0"/>
          <w:numId w:val="6"/>
        </w:numPr>
        <w:spacing w:after="0" w:line="276" w:lineRule="auto"/>
        <w:rPr>
          <w:rFonts w:eastAsia="Times New Roman" w:cstheme="minorHAnsi"/>
          <w:color w:val="1F1F1F"/>
          <w:sz w:val="26"/>
          <w:szCs w:val="26"/>
          <w:lang w:eastAsia="en-IN"/>
        </w:rPr>
      </w:pPr>
      <w:r w:rsidRPr="000327EA">
        <w:rPr>
          <w:rFonts w:eastAsia="Times New Roman" w:cstheme="minorHAnsi"/>
          <w:color w:val="1F1F1F"/>
          <w:sz w:val="26"/>
          <w:szCs w:val="26"/>
          <w:lang w:eastAsia="en-IN"/>
        </w:rPr>
        <w:t>We are not liable for indirect, incidental, or consequential damages resulting from platform downtime or third-party service outages.</w:t>
      </w:r>
    </w:p>
    <w:p w14:paraId="60B37149" w14:textId="7557B023" w:rsidR="009A0E04" w:rsidRDefault="009A0E04" w:rsidP="009A0E04">
      <w:pPr>
        <w:numPr>
          <w:ilvl w:val="0"/>
          <w:numId w:val="6"/>
        </w:numPr>
        <w:spacing w:after="0" w:line="276" w:lineRule="auto"/>
        <w:rPr>
          <w:rFonts w:eastAsia="Times New Roman" w:cstheme="minorHAnsi"/>
          <w:color w:val="1F1F1F"/>
          <w:sz w:val="26"/>
          <w:szCs w:val="26"/>
          <w:lang w:eastAsia="en-IN"/>
        </w:rPr>
      </w:pPr>
      <w:r w:rsidRPr="000327EA">
        <w:rPr>
          <w:rFonts w:eastAsia="Times New Roman" w:cstheme="minorHAnsi"/>
          <w:color w:val="1F1F1F"/>
          <w:sz w:val="26"/>
          <w:szCs w:val="26"/>
          <w:lang w:eastAsia="en-IN"/>
        </w:rPr>
        <w:t xml:space="preserve">Our total legal liability to you for any claim shall not exceed the amount you actually paid to </w:t>
      </w:r>
      <w:proofErr w:type="spellStart"/>
      <w:r w:rsidRPr="000327EA">
        <w:rPr>
          <w:rFonts w:eastAsia="Times New Roman" w:cstheme="minorHAnsi"/>
          <w:color w:val="1F1F1F"/>
          <w:sz w:val="26"/>
          <w:szCs w:val="26"/>
          <w:lang w:eastAsia="en-IN"/>
        </w:rPr>
        <w:t>Hamari</w:t>
      </w:r>
      <w:proofErr w:type="spellEnd"/>
      <w:r w:rsidRPr="000327EA">
        <w:rPr>
          <w:rFonts w:eastAsia="Times New Roman" w:cstheme="minorHAnsi"/>
          <w:color w:val="1F1F1F"/>
          <w:sz w:val="26"/>
          <w:szCs w:val="26"/>
          <w:lang w:eastAsia="en-IN"/>
        </w:rPr>
        <w:t xml:space="preserve"> </w:t>
      </w:r>
      <w:proofErr w:type="spellStart"/>
      <w:r w:rsidRPr="000327EA">
        <w:rPr>
          <w:rFonts w:eastAsia="Times New Roman" w:cstheme="minorHAnsi"/>
          <w:color w:val="1F1F1F"/>
          <w:sz w:val="26"/>
          <w:szCs w:val="26"/>
          <w:lang w:eastAsia="en-IN"/>
        </w:rPr>
        <w:t>Virasat</w:t>
      </w:r>
      <w:proofErr w:type="spellEnd"/>
      <w:r w:rsidRPr="000327EA">
        <w:rPr>
          <w:rFonts w:eastAsia="Times New Roman" w:cstheme="minorHAnsi"/>
          <w:color w:val="1F1F1F"/>
          <w:sz w:val="26"/>
          <w:szCs w:val="26"/>
          <w:lang w:eastAsia="en-IN"/>
        </w:rPr>
        <w:t xml:space="preserve"> in the </w:t>
      </w:r>
      <w:r w:rsidRPr="000327EA">
        <w:rPr>
          <w:rFonts w:eastAsia="Times New Roman" w:cstheme="minorHAnsi"/>
          <w:b/>
          <w:bCs/>
          <w:color w:val="1F1F1F"/>
          <w:sz w:val="26"/>
          <w:szCs w:val="26"/>
          <w:bdr w:val="none" w:sz="0" w:space="0" w:color="auto" w:frame="1"/>
          <w:lang w:eastAsia="en-IN"/>
        </w:rPr>
        <w:t>three (3) months</w:t>
      </w:r>
      <w:r w:rsidRPr="000327EA">
        <w:rPr>
          <w:rFonts w:eastAsia="Times New Roman" w:cstheme="minorHAnsi"/>
          <w:color w:val="1F1F1F"/>
          <w:sz w:val="26"/>
          <w:szCs w:val="26"/>
          <w:lang w:eastAsia="en-IN"/>
        </w:rPr>
        <w:t xml:space="preserve"> </w:t>
      </w:r>
      <w:r w:rsidR="000327EA">
        <w:rPr>
          <w:rFonts w:eastAsia="Times New Roman" w:cstheme="minorHAnsi"/>
          <w:color w:val="1F1F1F"/>
          <w:sz w:val="26"/>
          <w:szCs w:val="26"/>
          <w:lang w:eastAsia="en-IN"/>
        </w:rPr>
        <w:t>before</w:t>
      </w:r>
      <w:r w:rsidRPr="000327EA">
        <w:rPr>
          <w:rFonts w:eastAsia="Times New Roman" w:cstheme="minorHAnsi"/>
          <w:color w:val="1F1F1F"/>
          <w:sz w:val="26"/>
          <w:szCs w:val="26"/>
          <w:lang w:eastAsia="en-IN"/>
        </w:rPr>
        <w:t xml:space="preserve"> the claim.</w:t>
      </w:r>
    </w:p>
    <w:p w14:paraId="50F6AB59" w14:textId="77777777" w:rsidR="000327EA" w:rsidRPr="000327EA" w:rsidRDefault="000327EA" w:rsidP="000327EA">
      <w:pPr>
        <w:spacing w:after="0" w:line="276" w:lineRule="auto"/>
        <w:ind w:left="720"/>
        <w:rPr>
          <w:rFonts w:eastAsia="Times New Roman" w:cstheme="minorHAnsi"/>
          <w:color w:val="1F1F1F"/>
          <w:sz w:val="26"/>
          <w:szCs w:val="26"/>
          <w:lang w:eastAsia="en-IN"/>
        </w:rPr>
      </w:pPr>
    </w:p>
    <w:p w14:paraId="5F0DE059" w14:textId="77777777" w:rsidR="009A0E04" w:rsidRPr="000327EA" w:rsidRDefault="009A0E04" w:rsidP="009A0E04">
      <w:pPr>
        <w:spacing w:after="0" w:line="276" w:lineRule="auto"/>
        <w:outlineLvl w:val="2"/>
        <w:rPr>
          <w:rFonts w:eastAsia="Times New Roman" w:cstheme="minorHAnsi"/>
          <w:b/>
          <w:bCs/>
          <w:color w:val="1F1F1F"/>
          <w:sz w:val="26"/>
          <w:szCs w:val="26"/>
          <w:lang w:eastAsia="en-IN"/>
        </w:rPr>
      </w:pPr>
      <w:r w:rsidRPr="000327EA">
        <w:rPr>
          <w:rFonts w:eastAsia="Times New Roman" w:cstheme="minorHAnsi"/>
          <w:b/>
          <w:bCs/>
          <w:color w:val="1F1F1F"/>
          <w:sz w:val="26"/>
          <w:szCs w:val="26"/>
          <w:lang w:eastAsia="en-IN"/>
        </w:rPr>
        <w:t>Termination</w:t>
      </w:r>
    </w:p>
    <w:p w14:paraId="3264A693" w14:textId="77777777" w:rsidR="009A0E04" w:rsidRDefault="009A0E04" w:rsidP="009A0E04">
      <w:pPr>
        <w:spacing w:after="0" w:line="276" w:lineRule="auto"/>
        <w:rPr>
          <w:rFonts w:eastAsia="Times New Roman" w:cstheme="minorHAnsi"/>
          <w:color w:val="1F1F1F"/>
          <w:sz w:val="26"/>
          <w:szCs w:val="26"/>
          <w:lang w:eastAsia="en-IN"/>
        </w:rPr>
      </w:pPr>
      <w:r w:rsidRPr="000327EA">
        <w:rPr>
          <w:rFonts w:eastAsia="Times New Roman" w:cstheme="minorHAnsi"/>
          <w:color w:val="1F1F1F"/>
          <w:sz w:val="26"/>
          <w:szCs w:val="26"/>
          <w:lang w:eastAsia="en-IN"/>
        </w:rPr>
        <w:t>We reserve the right to suspend or close accounts that violate these Terms or pose a security risk to other users. You may close and delete your account at any time through your account settings.</w:t>
      </w:r>
    </w:p>
    <w:p w14:paraId="191B02BD" w14:textId="77777777" w:rsidR="000327EA" w:rsidRPr="000327EA" w:rsidRDefault="000327EA" w:rsidP="009A0E04">
      <w:pPr>
        <w:spacing w:after="0" w:line="276" w:lineRule="auto"/>
        <w:rPr>
          <w:rFonts w:eastAsia="Times New Roman" w:cstheme="minorHAnsi"/>
          <w:color w:val="1F1F1F"/>
          <w:sz w:val="26"/>
          <w:szCs w:val="26"/>
          <w:lang w:eastAsia="en-IN"/>
        </w:rPr>
      </w:pPr>
    </w:p>
    <w:p w14:paraId="5A5732FD" w14:textId="77777777" w:rsidR="009A0E04" w:rsidRPr="000327EA" w:rsidRDefault="009A0E04" w:rsidP="009A0E04">
      <w:pPr>
        <w:spacing w:after="0" w:line="276" w:lineRule="auto"/>
        <w:outlineLvl w:val="2"/>
        <w:rPr>
          <w:rFonts w:eastAsia="Times New Roman" w:cstheme="minorHAnsi"/>
          <w:b/>
          <w:bCs/>
          <w:color w:val="1F1F1F"/>
          <w:sz w:val="26"/>
          <w:szCs w:val="26"/>
          <w:lang w:eastAsia="en-IN"/>
        </w:rPr>
      </w:pPr>
      <w:r w:rsidRPr="000327EA">
        <w:rPr>
          <w:rFonts w:eastAsia="Times New Roman" w:cstheme="minorHAnsi"/>
          <w:b/>
          <w:bCs/>
          <w:color w:val="1F1F1F"/>
          <w:sz w:val="26"/>
          <w:szCs w:val="26"/>
          <w:lang w:eastAsia="en-IN"/>
        </w:rPr>
        <w:t>Governing Law &amp; Dispute Resolution</w:t>
      </w:r>
    </w:p>
    <w:p w14:paraId="5E4BE8BA" w14:textId="34C26DEE" w:rsidR="009A0E04" w:rsidRDefault="000327EA" w:rsidP="009A0E04">
      <w:pPr>
        <w:spacing w:after="0" w:line="276" w:lineRule="auto"/>
        <w:rPr>
          <w:rFonts w:eastAsia="Times New Roman" w:cstheme="minorHAnsi"/>
          <w:color w:val="1F1F1F"/>
          <w:sz w:val="26"/>
          <w:szCs w:val="26"/>
          <w:lang w:eastAsia="en-IN"/>
        </w:rPr>
      </w:pPr>
      <w:r>
        <w:rPr>
          <w:rFonts w:eastAsia="Times New Roman" w:cstheme="minorHAnsi"/>
          <w:color w:val="1F1F1F"/>
          <w:sz w:val="26"/>
          <w:szCs w:val="26"/>
          <w:lang w:eastAsia="en-IN"/>
        </w:rPr>
        <w:t>The laws of India govern these Terms</w:t>
      </w:r>
      <w:r w:rsidR="009A0E04" w:rsidRPr="000327EA">
        <w:rPr>
          <w:rFonts w:eastAsia="Times New Roman" w:cstheme="minorHAnsi"/>
          <w:color w:val="1F1F1F"/>
          <w:sz w:val="26"/>
          <w:szCs w:val="26"/>
          <w:lang w:eastAsia="en-IN"/>
        </w:rPr>
        <w:t xml:space="preserve">. Any disputes or legal claims shall be subject to the exclusive jurisdiction of the competent courts in </w:t>
      </w:r>
      <w:r w:rsidR="00A41137" w:rsidRPr="000327EA">
        <w:rPr>
          <w:rFonts w:eastAsia="Times New Roman" w:cstheme="minorHAnsi"/>
          <w:color w:val="1F1F1F"/>
          <w:sz w:val="26"/>
          <w:szCs w:val="26"/>
          <w:bdr w:val="none" w:sz="0" w:space="0" w:color="auto" w:frame="1"/>
          <w:lang w:eastAsia="en-IN"/>
        </w:rPr>
        <w:t>Bhopal</w:t>
      </w:r>
      <w:r w:rsidR="009A0E04" w:rsidRPr="000327EA">
        <w:rPr>
          <w:rFonts w:eastAsia="Times New Roman" w:cstheme="minorHAnsi"/>
          <w:color w:val="1F1F1F"/>
          <w:sz w:val="26"/>
          <w:szCs w:val="26"/>
          <w:bdr w:val="none" w:sz="0" w:space="0" w:color="auto" w:frame="1"/>
          <w:lang w:eastAsia="en-IN"/>
        </w:rPr>
        <w:t>, India</w:t>
      </w:r>
      <w:r w:rsidR="009A0E04" w:rsidRPr="000327EA">
        <w:rPr>
          <w:rFonts w:eastAsia="Times New Roman" w:cstheme="minorHAnsi"/>
          <w:color w:val="1F1F1F"/>
          <w:sz w:val="26"/>
          <w:szCs w:val="26"/>
          <w:lang w:eastAsia="en-IN"/>
        </w:rPr>
        <w:t>.</w:t>
      </w:r>
    </w:p>
    <w:p w14:paraId="79234822" w14:textId="77777777" w:rsidR="000327EA" w:rsidRPr="000327EA" w:rsidRDefault="000327EA" w:rsidP="009A0E04">
      <w:pPr>
        <w:spacing w:after="0" w:line="276" w:lineRule="auto"/>
        <w:rPr>
          <w:rFonts w:eastAsia="Times New Roman" w:cstheme="minorHAnsi"/>
          <w:color w:val="1F1F1F"/>
          <w:sz w:val="26"/>
          <w:szCs w:val="26"/>
          <w:lang w:eastAsia="en-IN"/>
        </w:rPr>
      </w:pPr>
    </w:p>
    <w:p w14:paraId="212C1917" w14:textId="77777777" w:rsidR="009A0E04" w:rsidRPr="000327EA" w:rsidRDefault="009A0E04" w:rsidP="009A0E04">
      <w:pPr>
        <w:spacing w:after="0" w:line="276" w:lineRule="auto"/>
        <w:outlineLvl w:val="2"/>
        <w:rPr>
          <w:rFonts w:eastAsia="Times New Roman" w:cstheme="minorHAnsi"/>
          <w:b/>
          <w:bCs/>
          <w:color w:val="1F1F1F"/>
          <w:sz w:val="26"/>
          <w:szCs w:val="26"/>
          <w:lang w:eastAsia="en-IN"/>
        </w:rPr>
      </w:pPr>
      <w:r w:rsidRPr="000327EA">
        <w:rPr>
          <w:rFonts w:eastAsia="Times New Roman" w:cstheme="minorHAnsi"/>
          <w:b/>
          <w:bCs/>
          <w:color w:val="1F1F1F"/>
          <w:sz w:val="26"/>
          <w:szCs w:val="26"/>
          <w:lang w:eastAsia="en-IN"/>
        </w:rPr>
        <w:t>Contact Us</w:t>
      </w:r>
    </w:p>
    <w:p w14:paraId="33CB41F3" w14:textId="77777777" w:rsidR="009A0E04" w:rsidRPr="000327EA" w:rsidRDefault="009A0E04" w:rsidP="009A0E04">
      <w:pPr>
        <w:spacing w:after="0" w:line="276" w:lineRule="auto"/>
        <w:rPr>
          <w:rFonts w:eastAsia="Times New Roman" w:cstheme="minorHAnsi"/>
          <w:color w:val="1F1F1F"/>
          <w:sz w:val="26"/>
          <w:szCs w:val="26"/>
          <w:lang w:eastAsia="en-IN"/>
        </w:rPr>
      </w:pPr>
      <w:r w:rsidRPr="000327EA">
        <w:rPr>
          <w:rFonts w:eastAsia="Times New Roman" w:cstheme="minorHAnsi"/>
          <w:color w:val="1F1F1F"/>
          <w:sz w:val="26"/>
          <w:szCs w:val="26"/>
          <w:lang w:eastAsia="en-IN"/>
        </w:rPr>
        <w:t>For any questions regarding these Terms, contact us at:</w:t>
      </w:r>
    </w:p>
    <w:p w14:paraId="17ADE2C4" w14:textId="54721E1C" w:rsidR="009A0E04" w:rsidRPr="000327EA" w:rsidRDefault="009A0E04" w:rsidP="009A0E04">
      <w:pPr>
        <w:numPr>
          <w:ilvl w:val="0"/>
          <w:numId w:val="7"/>
        </w:numPr>
        <w:spacing w:after="0" w:line="276" w:lineRule="auto"/>
        <w:rPr>
          <w:rFonts w:eastAsia="Times New Roman" w:cstheme="minorHAnsi"/>
          <w:color w:val="1F1F1F"/>
          <w:sz w:val="26"/>
          <w:szCs w:val="26"/>
          <w:lang w:eastAsia="en-IN"/>
        </w:rPr>
      </w:pPr>
      <w:r w:rsidRPr="000327EA">
        <w:rPr>
          <w:rFonts w:eastAsia="Times New Roman" w:cstheme="minorHAnsi"/>
          <w:b/>
          <w:bCs/>
          <w:color w:val="1F1F1F"/>
          <w:sz w:val="26"/>
          <w:szCs w:val="26"/>
          <w:bdr w:val="none" w:sz="0" w:space="0" w:color="auto" w:frame="1"/>
          <w:lang w:eastAsia="en-IN"/>
        </w:rPr>
        <w:t>Email:</w:t>
      </w:r>
      <w:r w:rsidRPr="000327EA">
        <w:rPr>
          <w:rFonts w:eastAsia="Times New Roman" w:cstheme="minorHAnsi"/>
          <w:color w:val="1F1F1F"/>
          <w:sz w:val="26"/>
          <w:szCs w:val="26"/>
          <w:lang w:eastAsia="en-IN"/>
        </w:rPr>
        <w:t xml:space="preserve"> </w:t>
      </w:r>
      <w:r w:rsidR="000327EA">
        <w:rPr>
          <w:rFonts w:eastAsia="Times New Roman" w:cstheme="minorHAnsi"/>
          <w:color w:val="1F1F1F"/>
          <w:sz w:val="26"/>
          <w:szCs w:val="26"/>
          <w:lang w:eastAsia="en-IN"/>
        </w:rPr>
        <w:t>namaste.</w:t>
      </w:r>
      <w:r w:rsidRPr="000327EA">
        <w:rPr>
          <w:rFonts w:eastAsia="Times New Roman" w:cstheme="minorHAnsi"/>
          <w:color w:val="1F1F1F"/>
          <w:sz w:val="26"/>
          <w:szCs w:val="26"/>
          <w:lang w:eastAsia="en-IN"/>
        </w:rPr>
        <w:t>hamarivirasat</w:t>
      </w:r>
      <w:r w:rsidR="000327EA">
        <w:rPr>
          <w:rFonts w:eastAsia="Times New Roman" w:cstheme="minorHAnsi"/>
          <w:color w:val="1F1F1F"/>
          <w:sz w:val="26"/>
          <w:szCs w:val="26"/>
          <w:lang w:eastAsia="en-IN"/>
        </w:rPr>
        <w:t>@</w:t>
      </w:r>
      <w:r w:rsidR="009738C4">
        <w:rPr>
          <w:rFonts w:eastAsia="Times New Roman" w:cstheme="minorHAnsi"/>
          <w:color w:val="1F1F1F"/>
          <w:sz w:val="26"/>
          <w:szCs w:val="26"/>
          <w:lang w:eastAsia="en-IN"/>
        </w:rPr>
        <w:t>outlook.com</w:t>
      </w:r>
    </w:p>
    <w:p w14:paraId="04E14ABB" w14:textId="38F9EC64" w:rsidR="009A0E04" w:rsidRDefault="009A0E04" w:rsidP="009A0E04">
      <w:pPr>
        <w:numPr>
          <w:ilvl w:val="0"/>
          <w:numId w:val="7"/>
        </w:numPr>
        <w:spacing w:after="0" w:line="276" w:lineRule="auto"/>
        <w:rPr>
          <w:rFonts w:eastAsia="Times New Roman" w:cstheme="minorHAnsi"/>
          <w:color w:val="1F1F1F"/>
          <w:sz w:val="26"/>
          <w:szCs w:val="26"/>
          <w:lang w:eastAsia="en-IN"/>
        </w:rPr>
      </w:pPr>
      <w:r w:rsidRPr="000327EA">
        <w:rPr>
          <w:rFonts w:eastAsia="Times New Roman" w:cstheme="minorHAnsi"/>
          <w:b/>
          <w:bCs/>
          <w:color w:val="1F1F1F"/>
          <w:sz w:val="26"/>
          <w:szCs w:val="26"/>
          <w:bdr w:val="none" w:sz="0" w:space="0" w:color="auto" w:frame="1"/>
          <w:lang w:eastAsia="en-IN"/>
        </w:rPr>
        <w:t>Location:</w:t>
      </w:r>
      <w:r w:rsidRPr="000327EA">
        <w:rPr>
          <w:rFonts w:eastAsia="Times New Roman" w:cstheme="minorHAnsi"/>
          <w:color w:val="1F1F1F"/>
          <w:sz w:val="26"/>
          <w:szCs w:val="26"/>
          <w:lang w:eastAsia="en-IN"/>
        </w:rPr>
        <w:t xml:space="preserve"> </w:t>
      </w:r>
      <w:r w:rsidR="00A41137" w:rsidRPr="000327EA">
        <w:rPr>
          <w:rFonts w:eastAsia="Times New Roman" w:cstheme="minorHAnsi"/>
          <w:color w:val="1F1F1F"/>
          <w:sz w:val="26"/>
          <w:szCs w:val="26"/>
          <w:lang w:eastAsia="en-IN"/>
        </w:rPr>
        <w:t>Bhopal</w:t>
      </w:r>
      <w:r w:rsidR="009738C4">
        <w:rPr>
          <w:rFonts w:eastAsia="Times New Roman" w:cstheme="minorHAnsi"/>
          <w:color w:val="1F1F1F"/>
          <w:sz w:val="26"/>
          <w:szCs w:val="26"/>
          <w:lang w:eastAsia="en-IN"/>
        </w:rPr>
        <w:t>,</w:t>
      </w:r>
      <w:r w:rsidRPr="000327EA">
        <w:rPr>
          <w:rFonts w:eastAsia="Times New Roman" w:cstheme="minorHAnsi"/>
          <w:color w:val="1F1F1F"/>
          <w:sz w:val="26"/>
          <w:szCs w:val="26"/>
          <w:lang w:eastAsia="en-IN"/>
        </w:rPr>
        <w:t xml:space="preserve"> India</w:t>
      </w:r>
    </w:p>
    <w:p w14:paraId="6A5BC26D" w14:textId="77777777" w:rsidR="009738C4" w:rsidRPr="000327EA" w:rsidRDefault="009738C4" w:rsidP="009738C4">
      <w:pPr>
        <w:spacing w:after="0" w:line="276" w:lineRule="auto"/>
        <w:ind w:left="720"/>
        <w:rPr>
          <w:rFonts w:eastAsia="Times New Roman" w:cstheme="minorHAnsi"/>
          <w:color w:val="1F1F1F"/>
          <w:sz w:val="26"/>
          <w:szCs w:val="26"/>
          <w:lang w:eastAsia="en-IN"/>
        </w:rPr>
      </w:pPr>
    </w:p>
    <w:p w14:paraId="51FC8D06" w14:textId="77777777" w:rsidR="009A0E04" w:rsidRPr="000327EA" w:rsidRDefault="009A0E04" w:rsidP="009A0E04">
      <w:pPr>
        <w:spacing w:after="0" w:line="276" w:lineRule="auto"/>
        <w:outlineLvl w:val="0"/>
        <w:rPr>
          <w:rFonts w:eastAsia="Times New Roman" w:cstheme="minorHAnsi"/>
          <w:b/>
          <w:bCs/>
          <w:color w:val="1F1F1F"/>
          <w:kern w:val="36"/>
          <w:sz w:val="26"/>
          <w:szCs w:val="26"/>
          <w:lang w:eastAsia="en-IN"/>
        </w:rPr>
      </w:pPr>
      <w:r w:rsidRPr="000327EA">
        <w:rPr>
          <w:rFonts w:eastAsia="Times New Roman" w:cstheme="minorHAnsi"/>
          <w:b/>
          <w:bCs/>
          <w:color w:val="1F1F1F"/>
          <w:kern w:val="36"/>
          <w:sz w:val="26"/>
          <w:szCs w:val="26"/>
          <w:lang w:eastAsia="en-IN"/>
        </w:rPr>
        <w:t>2. Legal Notice &amp; IP Protection</w:t>
      </w:r>
    </w:p>
    <w:p w14:paraId="60BAF5A5" w14:textId="77777777" w:rsidR="009A0E04" w:rsidRPr="000327EA" w:rsidRDefault="009A0E04" w:rsidP="009A0E04">
      <w:pPr>
        <w:spacing w:after="0" w:line="276" w:lineRule="auto"/>
        <w:outlineLvl w:val="2"/>
        <w:rPr>
          <w:rFonts w:eastAsia="Times New Roman" w:cstheme="minorHAnsi"/>
          <w:b/>
          <w:bCs/>
          <w:color w:val="1F1F1F"/>
          <w:sz w:val="26"/>
          <w:szCs w:val="26"/>
          <w:lang w:eastAsia="en-IN"/>
        </w:rPr>
      </w:pPr>
      <w:r w:rsidRPr="000327EA">
        <w:rPr>
          <w:rFonts w:eastAsia="Times New Roman" w:cstheme="minorHAnsi"/>
          <w:b/>
          <w:bCs/>
          <w:color w:val="1F1F1F"/>
          <w:sz w:val="26"/>
          <w:szCs w:val="26"/>
          <w:lang w:eastAsia="en-IN"/>
        </w:rPr>
        <w:t>Copyright &amp; Trademarks Notice</w:t>
      </w:r>
    </w:p>
    <w:p w14:paraId="7F6EAC4E" w14:textId="392B78FC" w:rsidR="009A0E04" w:rsidRPr="000327EA" w:rsidRDefault="009A0E04" w:rsidP="009A0E04">
      <w:pPr>
        <w:spacing w:after="0" w:line="276" w:lineRule="auto"/>
        <w:rPr>
          <w:rFonts w:eastAsia="Times New Roman" w:cstheme="minorHAnsi"/>
          <w:color w:val="1F1F1F"/>
          <w:sz w:val="26"/>
          <w:szCs w:val="26"/>
          <w:lang w:eastAsia="en-IN"/>
        </w:rPr>
      </w:pPr>
      <w:r w:rsidRPr="000327EA">
        <w:rPr>
          <w:rFonts w:eastAsia="Times New Roman" w:cstheme="minorHAnsi"/>
          <w:color w:val="1F1F1F"/>
          <w:sz w:val="26"/>
          <w:szCs w:val="26"/>
          <w:lang w:eastAsia="en-IN"/>
        </w:rPr>
        <w:t xml:space="preserve">All content, features, and functionality on </w:t>
      </w:r>
      <w:proofErr w:type="spellStart"/>
      <w:r w:rsidRPr="000327EA">
        <w:rPr>
          <w:rFonts w:eastAsia="Times New Roman" w:cstheme="minorHAnsi"/>
          <w:b/>
          <w:bCs/>
          <w:color w:val="1F1F1F"/>
          <w:sz w:val="26"/>
          <w:szCs w:val="26"/>
          <w:bdr w:val="none" w:sz="0" w:space="0" w:color="auto" w:frame="1"/>
          <w:lang w:eastAsia="en-IN"/>
        </w:rPr>
        <w:t>hamarivirasat</w:t>
      </w:r>
      <w:proofErr w:type="spellEnd"/>
      <w:r w:rsidRPr="000327EA">
        <w:rPr>
          <w:rFonts w:eastAsia="Times New Roman" w:cstheme="minorHAnsi"/>
          <w:b/>
          <w:bCs/>
          <w:color w:val="1F1F1F"/>
          <w:sz w:val="26"/>
          <w:szCs w:val="26"/>
          <w:bdr w:val="none" w:sz="0" w:space="0" w:color="auto" w:frame="1"/>
          <w:lang w:eastAsia="en-IN"/>
        </w:rPr>
        <w:t>.</w:t>
      </w:r>
      <w:r w:rsidR="00A96B66">
        <w:rPr>
          <w:rFonts w:eastAsia="Times New Roman" w:cstheme="minorHAnsi"/>
          <w:b/>
          <w:bCs/>
          <w:color w:val="1F1F1F"/>
          <w:sz w:val="26"/>
          <w:szCs w:val="26"/>
          <w:bdr w:val="none" w:sz="0" w:space="0" w:color="auto" w:frame="1"/>
          <w:lang w:eastAsia="en-IN"/>
        </w:rPr>
        <w:t xml:space="preserve"> </w:t>
      </w:r>
      <w:r w:rsidR="009738C4">
        <w:rPr>
          <w:rFonts w:eastAsia="Times New Roman" w:cstheme="minorHAnsi"/>
          <w:b/>
          <w:bCs/>
          <w:color w:val="1F1F1F"/>
          <w:sz w:val="26"/>
          <w:szCs w:val="26"/>
          <w:bdr w:val="none" w:sz="0" w:space="0" w:color="auto" w:frame="1"/>
          <w:lang w:eastAsia="en-IN"/>
        </w:rPr>
        <w:t>in and hamarivirasat.co.in</w:t>
      </w:r>
      <w:r w:rsidR="00A96B66">
        <w:rPr>
          <w:rFonts w:eastAsia="Times New Roman" w:cstheme="minorHAnsi"/>
          <w:color w:val="1F1F1F"/>
          <w:sz w:val="26"/>
          <w:szCs w:val="26"/>
          <w:lang w:eastAsia="en-IN"/>
        </w:rPr>
        <w:t>,</w:t>
      </w:r>
      <w:r w:rsidRPr="000327EA">
        <w:rPr>
          <w:rFonts w:eastAsia="Times New Roman" w:cstheme="minorHAnsi"/>
          <w:color w:val="1F1F1F"/>
          <w:sz w:val="26"/>
          <w:szCs w:val="26"/>
          <w:lang w:eastAsia="en-IN"/>
        </w:rPr>
        <w:t xml:space="preserve"> including but not limited to text, graphics, brand logos, icon designs, software, audio clips, interactive tools, and visual layouts</w:t>
      </w:r>
      <w:r w:rsidR="00A96B66">
        <w:rPr>
          <w:rFonts w:eastAsia="Times New Roman" w:cstheme="minorHAnsi"/>
          <w:color w:val="1F1F1F"/>
          <w:sz w:val="26"/>
          <w:szCs w:val="26"/>
          <w:lang w:eastAsia="en-IN"/>
        </w:rPr>
        <w:t>,</w:t>
      </w:r>
      <w:r w:rsidRPr="000327EA">
        <w:rPr>
          <w:rFonts w:eastAsia="Times New Roman" w:cstheme="minorHAnsi"/>
          <w:color w:val="1F1F1F"/>
          <w:sz w:val="26"/>
          <w:szCs w:val="26"/>
          <w:lang w:eastAsia="en-IN"/>
        </w:rPr>
        <w:t xml:space="preserve"> are copyrighted works owned by </w:t>
      </w:r>
      <w:proofErr w:type="spellStart"/>
      <w:r w:rsidRPr="000327EA">
        <w:rPr>
          <w:rFonts w:eastAsia="Times New Roman" w:cstheme="minorHAnsi"/>
          <w:b/>
          <w:bCs/>
          <w:color w:val="1F1F1F"/>
          <w:sz w:val="26"/>
          <w:szCs w:val="26"/>
          <w:bdr w:val="none" w:sz="0" w:space="0" w:color="auto" w:frame="1"/>
          <w:lang w:eastAsia="en-IN"/>
        </w:rPr>
        <w:t>Hamari</w:t>
      </w:r>
      <w:proofErr w:type="spellEnd"/>
      <w:r w:rsidRPr="000327EA">
        <w:rPr>
          <w:rFonts w:eastAsia="Times New Roman" w:cstheme="minorHAnsi"/>
          <w:b/>
          <w:bCs/>
          <w:color w:val="1F1F1F"/>
          <w:sz w:val="26"/>
          <w:szCs w:val="26"/>
          <w:bdr w:val="none" w:sz="0" w:space="0" w:color="auto" w:frame="1"/>
          <w:lang w:eastAsia="en-IN"/>
        </w:rPr>
        <w:t xml:space="preserve"> </w:t>
      </w:r>
      <w:proofErr w:type="spellStart"/>
      <w:r w:rsidRPr="000327EA">
        <w:rPr>
          <w:rFonts w:eastAsia="Times New Roman" w:cstheme="minorHAnsi"/>
          <w:b/>
          <w:bCs/>
          <w:color w:val="1F1F1F"/>
          <w:sz w:val="26"/>
          <w:szCs w:val="26"/>
          <w:bdr w:val="none" w:sz="0" w:space="0" w:color="auto" w:frame="1"/>
          <w:lang w:eastAsia="en-IN"/>
        </w:rPr>
        <w:t>Virasat</w:t>
      </w:r>
      <w:proofErr w:type="spellEnd"/>
      <w:r w:rsidRPr="000327EA">
        <w:rPr>
          <w:rFonts w:eastAsia="Times New Roman" w:cstheme="minorHAnsi"/>
          <w:color w:val="1F1F1F"/>
          <w:sz w:val="26"/>
          <w:szCs w:val="26"/>
          <w:lang w:eastAsia="en-IN"/>
        </w:rPr>
        <w:t>, protected under Indian and international copyright and intellectual property laws.</w:t>
      </w:r>
    </w:p>
    <w:p w14:paraId="53D525B8" w14:textId="77777777" w:rsidR="009A0E04" w:rsidRPr="000327EA" w:rsidRDefault="009A0E04" w:rsidP="009A0E04">
      <w:pPr>
        <w:spacing w:after="0" w:line="276" w:lineRule="auto"/>
        <w:outlineLvl w:val="2"/>
        <w:rPr>
          <w:rFonts w:eastAsia="Times New Roman" w:cstheme="minorHAnsi"/>
          <w:b/>
          <w:bCs/>
          <w:color w:val="1F1F1F"/>
          <w:sz w:val="26"/>
          <w:szCs w:val="26"/>
          <w:lang w:eastAsia="en-IN"/>
        </w:rPr>
      </w:pPr>
      <w:r w:rsidRPr="000327EA">
        <w:rPr>
          <w:rFonts w:eastAsia="Times New Roman" w:cstheme="minorHAnsi"/>
          <w:b/>
          <w:bCs/>
          <w:color w:val="1F1F1F"/>
          <w:sz w:val="26"/>
          <w:szCs w:val="26"/>
          <w:lang w:eastAsia="en-IN"/>
        </w:rPr>
        <w:t>Trademark Safeguards</w:t>
      </w:r>
    </w:p>
    <w:p w14:paraId="3314E793" w14:textId="3E216F3F" w:rsidR="009A0E04" w:rsidRPr="000327EA" w:rsidRDefault="009A0E04" w:rsidP="009A0E04">
      <w:pPr>
        <w:spacing w:after="0" w:line="276" w:lineRule="auto"/>
        <w:rPr>
          <w:rFonts w:eastAsia="Times New Roman" w:cstheme="minorHAnsi"/>
          <w:color w:val="1F1F1F"/>
          <w:sz w:val="26"/>
          <w:szCs w:val="26"/>
          <w:lang w:eastAsia="en-IN"/>
        </w:rPr>
      </w:pPr>
      <w:r w:rsidRPr="000327EA">
        <w:rPr>
          <w:rFonts w:eastAsia="Times New Roman" w:cstheme="minorHAnsi"/>
          <w:color w:val="1F1F1F"/>
          <w:sz w:val="26"/>
          <w:szCs w:val="26"/>
          <w:lang w:eastAsia="en-IN"/>
        </w:rPr>
        <w:t>"</w:t>
      </w:r>
      <w:proofErr w:type="spellStart"/>
      <w:r w:rsidRPr="000327EA">
        <w:rPr>
          <w:rFonts w:eastAsia="Times New Roman" w:cstheme="minorHAnsi"/>
          <w:color w:val="1F1F1F"/>
          <w:sz w:val="26"/>
          <w:szCs w:val="26"/>
          <w:lang w:eastAsia="en-IN"/>
        </w:rPr>
        <w:t>Hamari</w:t>
      </w:r>
      <w:proofErr w:type="spellEnd"/>
      <w:r w:rsidRPr="000327EA">
        <w:rPr>
          <w:rFonts w:eastAsia="Times New Roman" w:cstheme="minorHAnsi"/>
          <w:color w:val="1F1F1F"/>
          <w:sz w:val="26"/>
          <w:szCs w:val="26"/>
          <w:lang w:eastAsia="en-IN"/>
        </w:rPr>
        <w:t xml:space="preserve"> </w:t>
      </w:r>
      <w:proofErr w:type="spellStart"/>
      <w:r w:rsidRPr="000327EA">
        <w:rPr>
          <w:rFonts w:eastAsia="Times New Roman" w:cstheme="minorHAnsi"/>
          <w:color w:val="1F1F1F"/>
          <w:sz w:val="26"/>
          <w:szCs w:val="26"/>
          <w:lang w:eastAsia="en-IN"/>
        </w:rPr>
        <w:t>Virasat</w:t>
      </w:r>
      <w:proofErr w:type="spellEnd"/>
      <w:r w:rsidRPr="000327EA">
        <w:rPr>
          <w:rFonts w:eastAsia="Times New Roman" w:cstheme="minorHAnsi"/>
          <w:color w:val="1F1F1F"/>
          <w:sz w:val="26"/>
          <w:szCs w:val="26"/>
          <w:lang w:eastAsia="en-IN"/>
        </w:rPr>
        <w:t xml:space="preserve">", the </w:t>
      </w:r>
      <w:proofErr w:type="spellStart"/>
      <w:r w:rsidRPr="000327EA">
        <w:rPr>
          <w:rFonts w:eastAsia="Times New Roman" w:cstheme="minorHAnsi"/>
          <w:color w:val="1F1F1F"/>
          <w:sz w:val="26"/>
          <w:szCs w:val="26"/>
          <w:lang w:eastAsia="en-IN"/>
        </w:rPr>
        <w:t>Hamari</w:t>
      </w:r>
      <w:proofErr w:type="spellEnd"/>
      <w:r w:rsidRPr="000327EA">
        <w:rPr>
          <w:rFonts w:eastAsia="Times New Roman" w:cstheme="minorHAnsi"/>
          <w:color w:val="1F1F1F"/>
          <w:sz w:val="26"/>
          <w:szCs w:val="26"/>
          <w:lang w:eastAsia="en-IN"/>
        </w:rPr>
        <w:t xml:space="preserve"> </w:t>
      </w:r>
      <w:proofErr w:type="spellStart"/>
      <w:r w:rsidRPr="000327EA">
        <w:rPr>
          <w:rFonts w:eastAsia="Times New Roman" w:cstheme="minorHAnsi"/>
          <w:color w:val="1F1F1F"/>
          <w:sz w:val="26"/>
          <w:szCs w:val="26"/>
          <w:lang w:eastAsia="en-IN"/>
        </w:rPr>
        <w:t>Virasat</w:t>
      </w:r>
      <w:proofErr w:type="spellEnd"/>
      <w:r w:rsidRPr="000327EA">
        <w:rPr>
          <w:rFonts w:eastAsia="Times New Roman" w:cstheme="minorHAnsi"/>
          <w:color w:val="1F1F1F"/>
          <w:sz w:val="26"/>
          <w:szCs w:val="26"/>
          <w:lang w:eastAsia="en-IN"/>
        </w:rPr>
        <w:t xml:space="preserve"> logo, and associated slogans are proprietary trademarks of our platform. They may not be used in connection with any product or service without prior written </w:t>
      </w:r>
      <w:r w:rsidR="009738C4">
        <w:rPr>
          <w:rFonts w:eastAsia="Times New Roman" w:cstheme="minorHAnsi"/>
          <w:color w:val="1F1F1F"/>
          <w:sz w:val="26"/>
          <w:szCs w:val="26"/>
          <w:lang w:eastAsia="en-IN"/>
        </w:rPr>
        <w:t>authorisation</w:t>
      </w:r>
      <w:r w:rsidRPr="000327EA">
        <w:rPr>
          <w:rFonts w:eastAsia="Times New Roman" w:cstheme="minorHAnsi"/>
          <w:color w:val="1F1F1F"/>
          <w:sz w:val="26"/>
          <w:szCs w:val="26"/>
          <w:lang w:eastAsia="en-IN"/>
        </w:rPr>
        <w:t xml:space="preserve">, or in any manner that </w:t>
      </w:r>
      <w:r w:rsidR="009738C4">
        <w:rPr>
          <w:rFonts w:eastAsia="Times New Roman" w:cstheme="minorHAnsi"/>
          <w:color w:val="1F1F1F"/>
          <w:sz w:val="26"/>
          <w:szCs w:val="26"/>
          <w:lang w:eastAsia="en-IN"/>
        </w:rPr>
        <w:t>confuses</w:t>
      </w:r>
      <w:r w:rsidRPr="000327EA">
        <w:rPr>
          <w:rFonts w:eastAsia="Times New Roman" w:cstheme="minorHAnsi"/>
          <w:color w:val="1F1F1F"/>
          <w:sz w:val="26"/>
          <w:szCs w:val="26"/>
          <w:lang w:eastAsia="en-IN"/>
        </w:rPr>
        <w:t xml:space="preserve"> customers.</w:t>
      </w:r>
    </w:p>
    <w:p w14:paraId="4404C32D" w14:textId="60D6E4B6" w:rsidR="009A0E04" w:rsidRPr="000327EA" w:rsidRDefault="009A0E04" w:rsidP="009A0E04">
      <w:pPr>
        <w:spacing w:after="0" w:line="276" w:lineRule="auto"/>
        <w:outlineLvl w:val="2"/>
        <w:rPr>
          <w:rFonts w:eastAsia="Times New Roman" w:cstheme="minorHAnsi"/>
          <w:b/>
          <w:bCs/>
          <w:color w:val="1F1F1F"/>
          <w:sz w:val="26"/>
          <w:szCs w:val="26"/>
          <w:lang w:eastAsia="en-IN"/>
        </w:rPr>
      </w:pPr>
      <w:r w:rsidRPr="000327EA">
        <w:rPr>
          <w:rFonts w:eastAsia="Times New Roman" w:cstheme="minorHAnsi"/>
          <w:b/>
          <w:bCs/>
          <w:color w:val="1F1F1F"/>
          <w:sz w:val="26"/>
          <w:szCs w:val="26"/>
          <w:lang w:eastAsia="en-IN"/>
        </w:rPr>
        <w:t xml:space="preserve">Proprietary </w:t>
      </w:r>
      <w:del w:id="2" w:author="Niraj Sahay" w:date="2026-07-22T21:31:00Z">
        <w:r w:rsidRPr="000327EA" w:rsidDel="006954C5">
          <w:rPr>
            <w:rFonts w:eastAsia="Times New Roman" w:cstheme="minorHAnsi"/>
            <w:b/>
            <w:bCs/>
            <w:color w:val="1F1F1F"/>
            <w:sz w:val="26"/>
            <w:szCs w:val="26"/>
            <w:lang w:eastAsia="en-IN"/>
          </w:rPr>
          <w:delText xml:space="preserve">AI &amp; </w:delText>
        </w:r>
      </w:del>
      <w:bookmarkStart w:id="3" w:name="_GoBack"/>
      <w:bookmarkEnd w:id="3"/>
      <w:r w:rsidRPr="000327EA">
        <w:rPr>
          <w:rFonts w:eastAsia="Times New Roman" w:cstheme="minorHAnsi"/>
          <w:b/>
          <w:bCs/>
          <w:color w:val="1F1F1F"/>
          <w:sz w:val="26"/>
          <w:szCs w:val="26"/>
          <w:lang w:eastAsia="en-IN"/>
        </w:rPr>
        <w:t>Tech Stack</w:t>
      </w:r>
    </w:p>
    <w:p w14:paraId="05C067D9" w14:textId="55A36E11" w:rsidR="009A0E04" w:rsidRPr="000327EA" w:rsidRDefault="009A0E04" w:rsidP="009A0E04">
      <w:pPr>
        <w:spacing w:after="0" w:line="276" w:lineRule="auto"/>
        <w:rPr>
          <w:rFonts w:eastAsia="Times New Roman" w:cstheme="minorHAnsi"/>
          <w:color w:val="1F1F1F"/>
          <w:sz w:val="26"/>
          <w:szCs w:val="26"/>
          <w:lang w:eastAsia="en-IN"/>
        </w:rPr>
      </w:pPr>
      <w:r w:rsidRPr="000327EA">
        <w:rPr>
          <w:rFonts w:eastAsia="Times New Roman" w:cstheme="minorHAnsi"/>
          <w:color w:val="1F1F1F"/>
          <w:sz w:val="26"/>
          <w:szCs w:val="26"/>
          <w:lang w:eastAsia="en-IN"/>
        </w:rPr>
        <w:t xml:space="preserve">The custom algorithms, prompt architectures, data structures, and </w:t>
      </w:r>
      <w:del w:id="4" w:author="Niraj Sahay" w:date="2026-07-22T21:26:00Z">
        <w:r w:rsidRPr="000327EA" w:rsidDel="006954C5">
          <w:rPr>
            <w:rFonts w:eastAsia="Times New Roman" w:cstheme="minorHAnsi"/>
            <w:color w:val="1F1F1F"/>
            <w:sz w:val="26"/>
            <w:szCs w:val="26"/>
            <w:lang w:eastAsia="en-IN"/>
          </w:rPr>
          <w:delText xml:space="preserve">AI-assisted </w:delText>
        </w:r>
      </w:del>
      <w:r w:rsidRPr="000327EA">
        <w:rPr>
          <w:rFonts w:eastAsia="Times New Roman" w:cstheme="minorHAnsi"/>
          <w:color w:val="1F1F1F"/>
          <w:sz w:val="26"/>
          <w:szCs w:val="26"/>
          <w:lang w:eastAsia="en-IN"/>
        </w:rPr>
        <w:t xml:space="preserve">workflows provided on </w:t>
      </w:r>
      <w:proofErr w:type="spellStart"/>
      <w:r w:rsidRPr="000327EA">
        <w:rPr>
          <w:rFonts w:eastAsia="Times New Roman" w:cstheme="minorHAnsi"/>
          <w:color w:val="1F1F1F"/>
          <w:sz w:val="26"/>
          <w:szCs w:val="26"/>
          <w:lang w:eastAsia="en-IN"/>
        </w:rPr>
        <w:t>Hamari</w:t>
      </w:r>
      <w:proofErr w:type="spellEnd"/>
      <w:r w:rsidRPr="000327EA">
        <w:rPr>
          <w:rFonts w:eastAsia="Times New Roman" w:cstheme="minorHAnsi"/>
          <w:color w:val="1F1F1F"/>
          <w:sz w:val="26"/>
          <w:szCs w:val="26"/>
          <w:lang w:eastAsia="en-IN"/>
        </w:rPr>
        <w:t xml:space="preserve"> </w:t>
      </w:r>
      <w:proofErr w:type="spellStart"/>
      <w:r w:rsidRPr="000327EA">
        <w:rPr>
          <w:rFonts w:eastAsia="Times New Roman" w:cstheme="minorHAnsi"/>
          <w:color w:val="1F1F1F"/>
          <w:sz w:val="26"/>
          <w:szCs w:val="26"/>
          <w:lang w:eastAsia="en-IN"/>
        </w:rPr>
        <w:t>Virasat</w:t>
      </w:r>
      <w:proofErr w:type="spellEnd"/>
      <w:r w:rsidRPr="000327EA">
        <w:rPr>
          <w:rFonts w:eastAsia="Times New Roman" w:cstheme="minorHAnsi"/>
          <w:color w:val="1F1F1F"/>
          <w:sz w:val="26"/>
          <w:szCs w:val="26"/>
          <w:lang w:eastAsia="en-IN"/>
        </w:rPr>
        <w:t xml:space="preserve"> are proprietary trade secrets. </w:t>
      </w:r>
      <w:r w:rsidR="009738C4">
        <w:rPr>
          <w:rFonts w:eastAsia="Times New Roman" w:cstheme="minorHAnsi"/>
          <w:color w:val="1F1F1F"/>
          <w:sz w:val="26"/>
          <w:szCs w:val="26"/>
          <w:lang w:eastAsia="en-IN"/>
        </w:rPr>
        <w:t>Unauthorised</w:t>
      </w:r>
      <w:r w:rsidRPr="000327EA">
        <w:rPr>
          <w:rFonts w:eastAsia="Times New Roman" w:cstheme="minorHAnsi"/>
          <w:color w:val="1F1F1F"/>
          <w:sz w:val="26"/>
          <w:szCs w:val="26"/>
          <w:lang w:eastAsia="en-IN"/>
        </w:rPr>
        <w:t xml:space="preserve"> copying, scraping, framing, or </w:t>
      </w:r>
      <w:r w:rsidR="009738C4">
        <w:rPr>
          <w:rFonts w:eastAsia="Times New Roman" w:cstheme="minorHAnsi"/>
          <w:color w:val="1F1F1F"/>
          <w:sz w:val="26"/>
          <w:szCs w:val="26"/>
          <w:lang w:eastAsia="en-IN"/>
        </w:rPr>
        <w:t>unauthorised</w:t>
      </w:r>
      <w:r w:rsidRPr="000327EA">
        <w:rPr>
          <w:rFonts w:eastAsia="Times New Roman" w:cstheme="minorHAnsi"/>
          <w:color w:val="1F1F1F"/>
          <w:sz w:val="26"/>
          <w:szCs w:val="26"/>
          <w:lang w:eastAsia="en-IN"/>
        </w:rPr>
        <w:t xml:space="preserve"> API integration is strictly prohibited and subject to legal action under applicable laws.</w:t>
      </w:r>
    </w:p>
    <w:p w14:paraId="415CA2C9" w14:textId="77777777" w:rsidR="009A0E04" w:rsidRPr="000327EA" w:rsidRDefault="009A0E04" w:rsidP="009A0E04">
      <w:pPr>
        <w:spacing w:after="0" w:line="276" w:lineRule="auto"/>
        <w:outlineLvl w:val="0"/>
        <w:rPr>
          <w:rFonts w:eastAsia="Times New Roman" w:cstheme="minorHAnsi"/>
          <w:b/>
          <w:bCs/>
          <w:color w:val="1F1F1F"/>
          <w:kern w:val="36"/>
          <w:sz w:val="26"/>
          <w:szCs w:val="26"/>
          <w:lang w:eastAsia="en-IN"/>
        </w:rPr>
      </w:pPr>
      <w:r w:rsidRPr="000327EA">
        <w:rPr>
          <w:rFonts w:eastAsia="Times New Roman" w:cstheme="minorHAnsi"/>
          <w:b/>
          <w:bCs/>
          <w:color w:val="1F1F1F"/>
          <w:kern w:val="36"/>
          <w:sz w:val="26"/>
          <w:szCs w:val="26"/>
          <w:lang w:eastAsia="en-IN"/>
        </w:rPr>
        <w:t>3. Privacy Policy</w:t>
      </w:r>
    </w:p>
    <w:p w14:paraId="19DDC047" w14:textId="77777777" w:rsidR="009A0E04" w:rsidRPr="000327EA" w:rsidRDefault="009A0E04" w:rsidP="009A0E04">
      <w:pPr>
        <w:spacing w:after="0" w:line="276" w:lineRule="auto"/>
        <w:rPr>
          <w:rFonts w:eastAsia="Times New Roman" w:cstheme="minorHAnsi"/>
          <w:color w:val="1F1F1F"/>
          <w:sz w:val="26"/>
          <w:szCs w:val="26"/>
          <w:lang w:eastAsia="en-IN"/>
        </w:rPr>
      </w:pPr>
      <w:r w:rsidRPr="000327EA">
        <w:rPr>
          <w:rFonts w:eastAsia="Times New Roman" w:cstheme="minorHAnsi"/>
          <w:b/>
          <w:bCs/>
          <w:color w:val="1F1F1F"/>
          <w:sz w:val="26"/>
          <w:szCs w:val="26"/>
          <w:bdr w:val="none" w:sz="0" w:space="0" w:color="auto" w:frame="1"/>
          <w:lang w:eastAsia="en-IN"/>
        </w:rPr>
        <w:lastRenderedPageBreak/>
        <w:t>Effective Date:</w:t>
      </w:r>
      <w:r w:rsidRPr="000327EA">
        <w:rPr>
          <w:rFonts w:eastAsia="Times New Roman" w:cstheme="minorHAnsi"/>
          <w:color w:val="1F1F1F"/>
          <w:sz w:val="26"/>
          <w:szCs w:val="26"/>
          <w:lang w:eastAsia="en-IN"/>
        </w:rPr>
        <w:t xml:space="preserve"> July 21, 2026</w:t>
      </w:r>
    </w:p>
    <w:p w14:paraId="6B2633AA" w14:textId="77777777" w:rsidR="009A0E04" w:rsidRPr="000327EA" w:rsidRDefault="009A0E04" w:rsidP="009A0E04">
      <w:pPr>
        <w:spacing w:after="0" w:line="276" w:lineRule="auto"/>
        <w:outlineLvl w:val="2"/>
        <w:rPr>
          <w:rFonts w:eastAsia="Times New Roman" w:cstheme="minorHAnsi"/>
          <w:b/>
          <w:bCs/>
          <w:color w:val="1F1F1F"/>
          <w:sz w:val="26"/>
          <w:szCs w:val="26"/>
          <w:lang w:eastAsia="en-IN"/>
        </w:rPr>
      </w:pPr>
      <w:r w:rsidRPr="000327EA">
        <w:rPr>
          <w:rFonts w:eastAsia="Times New Roman" w:cstheme="minorHAnsi"/>
          <w:b/>
          <w:bCs/>
          <w:color w:val="1F1F1F"/>
          <w:sz w:val="26"/>
          <w:szCs w:val="26"/>
          <w:lang w:eastAsia="en-IN"/>
        </w:rPr>
        <w:t>Our Privacy Promise</w:t>
      </w:r>
    </w:p>
    <w:p w14:paraId="3398F2BA" w14:textId="77777777" w:rsidR="009A0E04" w:rsidRPr="000327EA" w:rsidRDefault="009A0E04" w:rsidP="009A0E04">
      <w:pPr>
        <w:spacing w:after="0" w:line="276" w:lineRule="auto"/>
        <w:rPr>
          <w:rFonts w:eastAsia="Times New Roman" w:cstheme="minorHAnsi"/>
          <w:color w:val="1F1F1F"/>
          <w:sz w:val="26"/>
          <w:szCs w:val="26"/>
          <w:lang w:eastAsia="en-IN"/>
        </w:rPr>
      </w:pPr>
      <w:r w:rsidRPr="000327EA">
        <w:rPr>
          <w:rFonts w:eastAsia="Times New Roman" w:cstheme="minorHAnsi"/>
          <w:color w:val="1F1F1F"/>
          <w:sz w:val="26"/>
          <w:szCs w:val="26"/>
          <w:lang w:eastAsia="en-IN"/>
        </w:rPr>
        <w:t xml:space="preserve">At </w:t>
      </w:r>
      <w:proofErr w:type="spellStart"/>
      <w:r w:rsidRPr="000327EA">
        <w:rPr>
          <w:rFonts w:eastAsia="Times New Roman" w:cstheme="minorHAnsi"/>
          <w:b/>
          <w:bCs/>
          <w:color w:val="1F1F1F"/>
          <w:sz w:val="26"/>
          <w:szCs w:val="26"/>
          <w:bdr w:val="none" w:sz="0" w:space="0" w:color="auto" w:frame="1"/>
          <w:lang w:eastAsia="en-IN"/>
        </w:rPr>
        <w:t>Hamari</w:t>
      </w:r>
      <w:proofErr w:type="spellEnd"/>
      <w:r w:rsidRPr="000327EA">
        <w:rPr>
          <w:rFonts w:eastAsia="Times New Roman" w:cstheme="minorHAnsi"/>
          <w:b/>
          <w:bCs/>
          <w:color w:val="1F1F1F"/>
          <w:sz w:val="26"/>
          <w:szCs w:val="26"/>
          <w:bdr w:val="none" w:sz="0" w:space="0" w:color="auto" w:frame="1"/>
          <w:lang w:eastAsia="en-IN"/>
        </w:rPr>
        <w:t xml:space="preserve"> </w:t>
      </w:r>
      <w:proofErr w:type="spellStart"/>
      <w:r w:rsidRPr="000327EA">
        <w:rPr>
          <w:rFonts w:eastAsia="Times New Roman" w:cstheme="minorHAnsi"/>
          <w:b/>
          <w:bCs/>
          <w:color w:val="1F1F1F"/>
          <w:sz w:val="26"/>
          <w:szCs w:val="26"/>
          <w:bdr w:val="none" w:sz="0" w:space="0" w:color="auto" w:frame="1"/>
          <w:lang w:eastAsia="en-IN"/>
        </w:rPr>
        <w:t>Virasat</w:t>
      </w:r>
      <w:proofErr w:type="spellEnd"/>
      <w:r w:rsidRPr="000327EA">
        <w:rPr>
          <w:rFonts w:eastAsia="Times New Roman" w:cstheme="minorHAnsi"/>
          <w:color w:val="1F1F1F"/>
          <w:sz w:val="26"/>
          <w:szCs w:val="26"/>
          <w:lang w:eastAsia="en-IN"/>
        </w:rPr>
        <w:t xml:space="preserve">, we know that your family memories, rituals, and photographs are deeply personal. We treat your personal data with the highest level of care, security, and respect. </w:t>
      </w:r>
      <w:r w:rsidRPr="000327EA">
        <w:rPr>
          <w:rFonts w:eastAsia="Times New Roman" w:cstheme="minorHAnsi"/>
          <w:b/>
          <w:bCs/>
          <w:color w:val="1F1F1F"/>
          <w:sz w:val="26"/>
          <w:szCs w:val="26"/>
          <w:bdr w:val="none" w:sz="0" w:space="0" w:color="auto" w:frame="1"/>
          <w:lang w:eastAsia="en-IN"/>
        </w:rPr>
        <w:t>We never sell your personal data.</w:t>
      </w:r>
    </w:p>
    <w:p w14:paraId="0DA487B0" w14:textId="77777777" w:rsidR="009A0E04" w:rsidRPr="000327EA" w:rsidRDefault="009A0E04" w:rsidP="009A0E04">
      <w:pPr>
        <w:spacing w:after="0" w:line="276" w:lineRule="auto"/>
        <w:outlineLvl w:val="2"/>
        <w:rPr>
          <w:rFonts w:eastAsia="Times New Roman" w:cstheme="minorHAnsi"/>
          <w:b/>
          <w:bCs/>
          <w:color w:val="1F1F1F"/>
          <w:sz w:val="26"/>
          <w:szCs w:val="26"/>
          <w:lang w:eastAsia="en-IN"/>
        </w:rPr>
      </w:pPr>
      <w:r w:rsidRPr="000327EA">
        <w:rPr>
          <w:rFonts w:eastAsia="Times New Roman" w:cstheme="minorHAnsi"/>
          <w:b/>
          <w:bCs/>
          <w:color w:val="1F1F1F"/>
          <w:sz w:val="26"/>
          <w:szCs w:val="26"/>
          <w:lang w:eastAsia="en-IN"/>
        </w:rPr>
        <w:t>What Data We Collect</w:t>
      </w:r>
    </w:p>
    <w:p w14:paraId="7BF634AA" w14:textId="173AA125" w:rsidR="009A0E04" w:rsidRPr="000327EA" w:rsidRDefault="009A0E04" w:rsidP="009A0E04">
      <w:pPr>
        <w:spacing w:after="0" w:line="276" w:lineRule="auto"/>
        <w:rPr>
          <w:rFonts w:eastAsia="Times New Roman" w:cstheme="minorHAnsi"/>
          <w:color w:val="1F1F1F"/>
          <w:sz w:val="26"/>
          <w:szCs w:val="26"/>
          <w:lang w:eastAsia="en-IN"/>
        </w:rPr>
      </w:pPr>
      <w:r w:rsidRPr="000327EA">
        <w:rPr>
          <w:rFonts w:eastAsia="Times New Roman" w:cstheme="minorHAnsi"/>
          <w:color w:val="1F1F1F"/>
          <w:sz w:val="26"/>
          <w:szCs w:val="26"/>
          <w:lang w:eastAsia="en-IN"/>
        </w:rPr>
        <w:t xml:space="preserve">We collect only what is necessary to run a smooth, </w:t>
      </w:r>
      <w:r w:rsidR="009738C4">
        <w:rPr>
          <w:rFonts w:eastAsia="Times New Roman" w:cstheme="minorHAnsi"/>
          <w:color w:val="1F1F1F"/>
          <w:sz w:val="26"/>
          <w:szCs w:val="26"/>
          <w:lang w:eastAsia="en-IN"/>
        </w:rPr>
        <w:t>personalised</w:t>
      </w:r>
      <w:r w:rsidRPr="000327EA">
        <w:rPr>
          <w:rFonts w:eastAsia="Times New Roman" w:cstheme="minorHAnsi"/>
          <w:color w:val="1F1F1F"/>
          <w:sz w:val="26"/>
          <w:szCs w:val="26"/>
          <w:lang w:eastAsia="en-IN"/>
        </w:rPr>
        <w:t xml:space="preserve"> heritage platform for you:</w:t>
      </w:r>
    </w:p>
    <w:p w14:paraId="090759D3" w14:textId="77777777" w:rsidR="009A0E04" w:rsidRPr="000327EA" w:rsidRDefault="009A0E04" w:rsidP="009A0E04">
      <w:pPr>
        <w:spacing w:after="0" w:line="276" w:lineRule="auto"/>
        <w:outlineLvl w:val="2"/>
        <w:rPr>
          <w:rFonts w:eastAsia="Times New Roman" w:cstheme="minorHAnsi"/>
          <w:b/>
          <w:bCs/>
          <w:color w:val="1F1F1F"/>
          <w:sz w:val="26"/>
          <w:szCs w:val="26"/>
          <w:lang w:eastAsia="en-IN"/>
        </w:rPr>
      </w:pPr>
      <w:r w:rsidRPr="000327EA">
        <w:rPr>
          <w:rFonts w:eastAsia="Times New Roman" w:cstheme="minorHAnsi"/>
          <w:b/>
          <w:bCs/>
          <w:color w:val="1F1F1F"/>
          <w:sz w:val="26"/>
          <w:szCs w:val="26"/>
          <w:lang w:eastAsia="en-IN"/>
        </w:rPr>
        <w:t>How We Use Your Data</w:t>
      </w:r>
    </w:p>
    <w:p w14:paraId="7A0DA82D" w14:textId="1F1C2ECC" w:rsidR="009A0E04" w:rsidRPr="000327EA" w:rsidDel="006954C5" w:rsidRDefault="009A0E04" w:rsidP="009A0E04">
      <w:pPr>
        <w:numPr>
          <w:ilvl w:val="0"/>
          <w:numId w:val="8"/>
        </w:numPr>
        <w:spacing w:after="0" w:line="276" w:lineRule="auto"/>
        <w:rPr>
          <w:del w:id="5" w:author="Niraj Sahay" w:date="2026-07-22T21:27:00Z"/>
          <w:rFonts w:eastAsia="Times New Roman" w:cstheme="minorHAnsi"/>
          <w:color w:val="1F1F1F"/>
          <w:sz w:val="26"/>
          <w:szCs w:val="26"/>
          <w:lang w:eastAsia="en-IN"/>
        </w:rPr>
      </w:pPr>
      <w:del w:id="6" w:author="Niraj Sahay" w:date="2026-07-22T21:27:00Z">
        <w:r w:rsidRPr="000327EA" w:rsidDel="006954C5">
          <w:rPr>
            <w:rFonts w:eastAsia="Times New Roman" w:cstheme="minorHAnsi"/>
            <w:color w:val="1F1F1F"/>
            <w:sz w:val="26"/>
            <w:szCs w:val="26"/>
            <w:lang w:eastAsia="en-IN"/>
          </w:rPr>
          <w:delText xml:space="preserve">To host and </w:delText>
        </w:r>
        <w:r w:rsidR="009738C4" w:rsidDel="006954C5">
          <w:rPr>
            <w:rFonts w:eastAsia="Times New Roman" w:cstheme="minorHAnsi"/>
            <w:color w:val="1F1F1F"/>
            <w:sz w:val="26"/>
            <w:szCs w:val="26"/>
            <w:lang w:eastAsia="en-IN"/>
          </w:rPr>
          <w:delText>organise</w:delText>
        </w:r>
        <w:r w:rsidRPr="000327EA" w:rsidDel="006954C5">
          <w:rPr>
            <w:rFonts w:eastAsia="Times New Roman" w:cstheme="minorHAnsi"/>
            <w:color w:val="1F1F1F"/>
            <w:sz w:val="26"/>
            <w:szCs w:val="26"/>
            <w:lang w:eastAsia="en-IN"/>
          </w:rPr>
          <w:delText xml:space="preserve"> your personal family workspace.</w:delText>
        </w:r>
      </w:del>
    </w:p>
    <w:p w14:paraId="78F9ACD9" w14:textId="73CAB42D" w:rsidR="009A0E04" w:rsidRPr="000327EA" w:rsidDel="006954C5" w:rsidRDefault="009A0E04" w:rsidP="009A0E04">
      <w:pPr>
        <w:numPr>
          <w:ilvl w:val="0"/>
          <w:numId w:val="8"/>
        </w:numPr>
        <w:spacing w:after="0" w:line="276" w:lineRule="auto"/>
        <w:rPr>
          <w:del w:id="7" w:author="Niraj Sahay" w:date="2026-07-22T21:27:00Z"/>
          <w:rFonts w:eastAsia="Times New Roman" w:cstheme="minorHAnsi"/>
          <w:color w:val="1F1F1F"/>
          <w:sz w:val="26"/>
          <w:szCs w:val="26"/>
          <w:lang w:eastAsia="en-IN"/>
        </w:rPr>
      </w:pPr>
      <w:del w:id="8" w:author="Niraj Sahay" w:date="2026-07-22T21:27:00Z">
        <w:r w:rsidRPr="000327EA" w:rsidDel="006954C5">
          <w:rPr>
            <w:rFonts w:eastAsia="Times New Roman" w:cstheme="minorHAnsi"/>
            <w:color w:val="1F1F1F"/>
            <w:sz w:val="26"/>
            <w:szCs w:val="26"/>
            <w:lang w:eastAsia="en-IN"/>
          </w:rPr>
          <w:delText>To send optional birthday, anniversary, and festival reminders you opt into.</w:delText>
        </w:r>
      </w:del>
    </w:p>
    <w:p w14:paraId="1D68ED41" w14:textId="77777777" w:rsidR="009A0E04" w:rsidRPr="000327EA" w:rsidRDefault="009A0E04" w:rsidP="009A0E04">
      <w:pPr>
        <w:numPr>
          <w:ilvl w:val="0"/>
          <w:numId w:val="8"/>
        </w:numPr>
        <w:spacing w:after="0" w:line="276" w:lineRule="auto"/>
        <w:rPr>
          <w:rFonts w:eastAsia="Times New Roman" w:cstheme="minorHAnsi"/>
          <w:color w:val="1F1F1F"/>
          <w:sz w:val="26"/>
          <w:szCs w:val="26"/>
          <w:lang w:eastAsia="en-IN"/>
        </w:rPr>
      </w:pPr>
      <w:r w:rsidRPr="000327EA">
        <w:rPr>
          <w:rFonts w:eastAsia="Times New Roman" w:cstheme="minorHAnsi"/>
          <w:color w:val="1F1F1F"/>
          <w:sz w:val="26"/>
          <w:szCs w:val="26"/>
          <w:lang w:eastAsia="en-IN"/>
        </w:rPr>
        <w:t>To process payments securely and provide customer support.</w:t>
      </w:r>
    </w:p>
    <w:p w14:paraId="5D62AA28" w14:textId="4F73C218" w:rsidR="009A0E04" w:rsidRPr="000327EA" w:rsidRDefault="009A0E04" w:rsidP="009A0E04">
      <w:pPr>
        <w:numPr>
          <w:ilvl w:val="0"/>
          <w:numId w:val="8"/>
        </w:numPr>
        <w:spacing w:after="0" w:line="276" w:lineRule="auto"/>
        <w:rPr>
          <w:rFonts w:eastAsia="Times New Roman" w:cstheme="minorHAnsi"/>
          <w:color w:val="1F1F1F"/>
          <w:sz w:val="26"/>
          <w:szCs w:val="26"/>
          <w:lang w:eastAsia="en-IN"/>
        </w:rPr>
      </w:pPr>
      <w:r w:rsidRPr="000327EA">
        <w:rPr>
          <w:rFonts w:eastAsia="Times New Roman" w:cstheme="minorHAnsi"/>
          <w:color w:val="1F1F1F"/>
          <w:sz w:val="26"/>
          <w:szCs w:val="26"/>
          <w:lang w:eastAsia="en-IN"/>
        </w:rPr>
        <w:t xml:space="preserve">To protect your account against </w:t>
      </w:r>
      <w:r w:rsidR="009738C4">
        <w:rPr>
          <w:rFonts w:eastAsia="Times New Roman" w:cstheme="minorHAnsi"/>
          <w:color w:val="1F1F1F"/>
          <w:sz w:val="26"/>
          <w:szCs w:val="26"/>
          <w:lang w:eastAsia="en-IN"/>
        </w:rPr>
        <w:t>unauthorised</w:t>
      </w:r>
      <w:r w:rsidRPr="000327EA">
        <w:rPr>
          <w:rFonts w:eastAsia="Times New Roman" w:cstheme="minorHAnsi"/>
          <w:color w:val="1F1F1F"/>
          <w:sz w:val="26"/>
          <w:szCs w:val="26"/>
          <w:lang w:eastAsia="en-IN"/>
        </w:rPr>
        <w:t xml:space="preserve"> access or fraud.</w:t>
      </w:r>
    </w:p>
    <w:p w14:paraId="2D26AEAD" w14:textId="77777777" w:rsidR="009A0E04" w:rsidRPr="000327EA" w:rsidRDefault="009A0E04" w:rsidP="009A0E04">
      <w:pPr>
        <w:spacing w:after="0" w:line="276" w:lineRule="auto"/>
        <w:rPr>
          <w:rFonts w:eastAsia="Times New Roman" w:cstheme="minorHAnsi"/>
          <w:color w:val="1F1F1F"/>
          <w:sz w:val="26"/>
          <w:szCs w:val="26"/>
          <w:lang w:eastAsia="en-IN"/>
        </w:rPr>
      </w:pPr>
      <w:r w:rsidRPr="000327EA">
        <w:rPr>
          <w:rFonts w:eastAsia="Times New Roman" w:cstheme="minorHAnsi"/>
          <w:b/>
          <w:bCs/>
          <w:color w:val="1F1F1F"/>
          <w:sz w:val="26"/>
          <w:szCs w:val="26"/>
          <w:bdr w:val="none" w:sz="0" w:space="0" w:color="auto" w:frame="1"/>
          <w:lang w:eastAsia="en-IN"/>
        </w:rPr>
        <w:t>Zero AI Training Guarantee:</w:t>
      </w:r>
      <w:r w:rsidRPr="000327EA">
        <w:rPr>
          <w:rFonts w:eastAsia="Times New Roman" w:cstheme="minorHAnsi"/>
          <w:color w:val="1F1F1F"/>
          <w:sz w:val="26"/>
          <w:szCs w:val="26"/>
          <w:lang w:eastAsia="en-IN"/>
        </w:rPr>
        <w:t xml:space="preserve"> Your family's private entries, photos, and voice notes are </w:t>
      </w:r>
      <w:r w:rsidRPr="000327EA">
        <w:rPr>
          <w:rFonts w:eastAsia="Times New Roman" w:cstheme="minorHAnsi"/>
          <w:b/>
          <w:bCs/>
          <w:color w:val="1F1F1F"/>
          <w:sz w:val="26"/>
          <w:szCs w:val="26"/>
          <w:bdr w:val="none" w:sz="0" w:space="0" w:color="auto" w:frame="1"/>
          <w:lang w:eastAsia="en-IN"/>
        </w:rPr>
        <w:t>never</w:t>
      </w:r>
      <w:r w:rsidRPr="000327EA">
        <w:rPr>
          <w:rFonts w:eastAsia="Times New Roman" w:cstheme="minorHAnsi"/>
          <w:color w:val="1F1F1F"/>
          <w:sz w:val="26"/>
          <w:szCs w:val="26"/>
          <w:lang w:eastAsia="en-IN"/>
        </w:rPr>
        <w:t xml:space="preserve"> used to train public machine learning or AI models.</w:t>
      </w:r>
    </w:p>
    <w:p w14:paraId="4007FD23" w14:textId="77777777" w:rsidR="009A0E04" w:rsidRPr="000327EA" w:rsidRDefault="009A0E04" w:rsidP="009A0E04">
      <w:pPr>
        <w:spacing w:after="0" w:line="276" w:lineRule="auto"/>
        <w:outlineLvl w:val="2"/>
        <w:rPr>
          <w:rFonts w:eastAsia="Times New Roman" w:cstheme="minorHAnsi"/>
          <w:b/>
          <w:bCs/>
          <w:color w:val="1F1F1F"/>
          <w:sz w:val="26"/>
          <w:szCs w:val="26"/>
          <w:lang w:eastAsia="en-IN"/>
        </w:rPr>
      </w:pPr>
      <w:r w:rsidRPr="000327EA">
        <w:rPr>
          <w:rFonts w:eastAsia="Times New Roman" w:cstheme="minorHAnsi"/>
          <w:b/>
          <w:bCs/>
          <w:color w:val="1F1F1F"/>
          <w:sz w:val="26"/>
          <w:szCs w:val="26"/>
          <w:lang w:eastAsia="en-IN"/>
        </w:rPr>
        <w:t>Data Sharing &amp; Third-Party Infrastructure</w:t>
      </w:r>
    </w:p>
    <w:p w14:paraId="6C988C40" w14:textId="6F845F3C" w:rsidR="009A0E04" w:rsidRPr="007E0ACA" w:rsidRDefault="009A0E04" w:rsidP="007E0ACA">
      <w:pPr>
        <w:spacing w:after="0" w:line="276" w:lineRule="auto"/>
        <w:rPr>
          <w:rFonts w:eastAsia="Times New Roman" w:cstheme="minorHAnsi"/>
          <w:color w:val="1F1F1F"/>
          <w:sz w:val="26"/>
          <w:szCs w:val="26"/>
          <w:lang w:eastAsia="en-IN"/>
        </w:rPr>
      </w:pPr>
      <w:r w:rsidRPr="000327EA">
        <w:rPr>
          <w:rFonts w:eastAsia="Times New Roman" w:cstheme="minorHAnsi"/>
          <w:color w:val="1F1F1F"/>
          <w:sz w:val="26"/>
          <w:szCs w:val="26"/>
          <w:lang w:eastAsia="en-IN"/>
        </w:rPr>
        <w:t>We share minimal data with trusted, enterprise-grade cloud providers bound by strict confidentiality and security agreements:</w:t>
      </w:r>
    </w:p>
    <w:p w14:paraId="3349769A" w14:textId="77777777" w:rsidR="009A0E04" w:rsidRPr="000327EA" w:rsidRDefault="009A0E04" w:rsidP="009A0E04">
      <w:pPr>
        <w:numPr>
          <w:ilvl w:val="0"/>
          <w:numId w:val="9"/>
        </w:numPr>
        <w:spacing w:after="0" w:line="276" w:lineRule="auto"/>
        <w:rPr>
          <w:rFonts w:eastAsia="Times New Roman" w:cstheme="minorHAnsi"/>
          <w:color w:val="1F1F1F"/>
          <w:sz w:val="26"/>
          <w:szCs w:val="26"/>
          <w:lang w:eastAsia="en-IN"/>
        </w:rPr>
      </w:pPr>
      <w:proofErr w:type="spellStart"/>
      <w:r w:rsidRPr="000327EA">
        <w:rPr>
          <w:rFonts w:eastAsia="Times New Roman" w:cstheme="minorHAnsi"/>
          <w:b/>
          <w:bCs/>
          <w:color w:val="1F1F1F"/>
          <w:sz w:val="26"/>
          <w:szCs w:val="26"/>
          <w:bdr w:val="none" w:sz="0" w:space="0" w:color="auto" w:frame="1"/>
          <w:lang w:eastAsia="en-IN"/>
        </w:rPr>
        <w:t>Razorpay</w:t>
      </w:r>
      <w:proofErr w:type="spellEnd"/>
      <w:r w:rsidRPr="000327EA">
        <w:rPr>
          <w:rFonts w:eastAsia="Times New Roman" w:cstheme="minorHAnsi"/>
          <w:b/>
          <w:bCs/>
          <w:color w:val="1F1F1F"/>
          <w:sz w:val="26"/>
          <w:szCs w:val="26"/>
          <w:bdr w:val="none" w:sz="0" w:space="0" w:color="auto" w:frame="1"/>
          <w:lang w:eastAsia="en-IN"/>
        </w:rPr>
        <w:t>:</w:t>
      </w:r>
      <w:r w:rsidRPr="000327EA">
        <w:rPr>
          <w:rFonts w:eastAsia="Times New Roman" w:cstheme="minorHAnsi"/>
          <w:color w:val="1F1F1F"/>
          <w:sz w:val="26"/>
          <w:szCs w:val="26"/>
          <w:lang w:eastAsia="en-IN"/>
        </w:rPr>
        <w:t xml:space="preserve"> Payment processing.</w:t>
      </w:r>
    </w:p>
    <w:p w14:paraId="2457B575" w14:textId="7189E816" w:rsidR="009A0E04" w:rsidRPr="000327EA" w:rsidRDefault="007E0ACA" w:rsidP="007E0ACA">
      <w:pPr>
        <w:spacing w:after="0" w:line="276" w:lineRule="auto"/>
        <w:ind w:left="360"/>
        <w:rPr>
          <w:rFonts w:eastAsia="Times New Roman" w:cstheme="minorHAnsi"/>
          <w:color w:val="1F1F1F"/>
          <w:sz w:val="26"/>
          <w:szCs w:val="26"/>
          <w:lang w:eastAsia="en-IN"/>
        </w:rPr>
      </w:pPr>
      <w:r w:rsidRPr="007E0ACA">
        <w:rPr>
          <w:rFonts w:eastAsia="Times New Roman" w:cstheme="minorHAnsi"/>
          <w:b/>
          <w:bCs/>
          <w:color w:val="1F1F1F"/>
          <w:sz w:val="26"/>
          <w:szCs w:val="26"/>
          <w:highlight w:val="yellow"/>
          <w:bdr w:val="none" w:sz="0" w:space="0" w:color="auto" w:frame="1"/>
          <w:lang w:eastAsia="en-IN"/>
        </w:rPr>
        <w:t>ADD IF ANY OTHE</w:t>
      </w:r>
      <w:r w:rsidR="007C6F0B">
        <w:rPr>
          <w:rFonts w:eastAsia="Times New Roman" w:cstheme="minorHAnsi"/>
          <w:b/>
          <w:bCs/>
          <w:color w:val="1F1F1F"/>
          <w:sz w:val="26"/>
          <w:szCs w:val="26"/>
          <w:bdr w:val="none" w:sz="0" w:space="0" w:color="auto" w:frame="1"/>
          <w:lang w:eastAsia="en-IN"/>
        </w:rPr>
        <w:t>R</w:t>
      </w:r>
    </w:p>
    <w:p w14:paraId="53D9163B" w14:textId="77777777" w:rsidR="009A0E04" w:rsidRPr="000327EA" w:rsidRDefault="009A0E04" w:rsidP="009A0E04">
      <w:pPr>
        <w:spacing w:after="0" w:line="276" w:lineRule="auto"/>
        <w:outlineLvl w:val="2"/>
        <w:rPr>
          <w:rFonts w:eastAsia="Times New Roman" w:cstheme="minorHAnsi"/>
          <w:b/>
          <w:bCs/>
          <w:color w:val="1F1F1F"/>
          <w:sz w:val="26"/>
          <w:szCs w:val="26"/>
          <w:lang w:eastAsia="en-IN"/>
        </w:rPr>
      </w:pPr>
      <w:commentRangeStart w:id="9"/>
      <w:r w:rsidRPr="000327EA">
        <w:rPr>
          <w:rFonts w:eastAsia="Times New Roman" w:cstheme="minorHAnsi"/>
          <w:b/>
          <w:bCs/>
          <w:color w:val="1F1F1F"/>
          <w:sz w:val="26"/>
          <w:szCs w:val="26"/>
          <w:lang w:eastAsia="en-IN"/>
        </w:rPr>
        <w:t>Enterprise Security &amp; Data Isolation</w:t>
      </w:r>
    </w:p>
    <w:p w14:paraId="7347FBAB" w14:textId="77777777" w:rsidR="007C6F0B" w:rsidRDefault="009A0E04" w:rsidP="007C6F0B">
      <w:pPr>
        <w:numPr>
          <w:ilvl w:val="0"/>
          <w:numId w:val="10"/>
        </w:numPr>
        <w:spacing w:after="0" w:line="276" w:lineRule="auto"/>
        <w:rPr>
          <w:rFonts w:eastAsia="Times New Roman" w:cstheme="minorHAnsi"/>
          <w:color w:val="1F1F1F"/>
          <w:sz w:val="26"/>
          <w:szCs w:val="26"/>
          <w:lang w:eastAsia="en-IN"/>
        </w:rPr>
      </w:pPr>
      <w:r w:rsidRPr="000327EA">
        <w:rPr>
          <w:rFonts w:eastAsia="Times New Roman" w:cstheme="minorHAnsi"/>
          <w:b/>
          <w:bCs/>
          <w:color w:val="1F1F1F"/>
          <w:sz w:val="26"/>
          <w:szCs w:val="26"/>
          <w:bdr w:val="none" w:sz="0" w:space="0" w:color="auto" w:frame="1"/>
          <w:lang w:eastAsia="en-IN"/>
        </w:rPr>
        <w:t>Encryption:</w:t>
      </w:r>
      <w:r w:rsidRPr="000327EA">
        <w:rPr>
          <w:rFonts w:eastAsia="Times New Roman" w:cstheme="minorHAnsi"/>
          <w:color w:val="1F1F1F"/>
          <w:sz w:val="26"/>
          <w:szCs w:val="26"/>
          <w:lang w:eastAsia="en-IN"/>
        </w:rPr>
        <w:t xml:space="preserve"> All data is encrypted in transit (</w:t>
      </w:r>
      <w:r w:rsidRPr="000327EA">
        <w:rPr>
          <w:rFonts w:eastAsia="Times New Roman" w:cstheme="minorHAnsi"/>
          <w:b/>
          <w:bCs/>
          <w:color w:val="1F1F1F"/>
          <w:sz w:val="26"/>
          <w:szCs w:val="26"/>
          <w:bdr w:val="none" w:sz="0" w:space="0" w:color="auto" w:frame="1"/>
          <w:lang w:eastAsia="en-IN"/>
        </w:rPr>
        <w:t>TLS/HTTPS</w:t>
      </w:r>
      <w:r w:rsidRPr="000327EA">
        <w:rPr>
          <w:rFonts w:eastAsia="Times New Roman" w:cstheme="minorHAnsi"/>
          <w:color w:val="1F1F1F"/>
          <w:sz w:val="26"/>
          <w:szCs w:val="26"/>
          <w:lang w:eastAsia="en-IN"/>
        </w:rPr>
        <w:t>) and at rest.</w:t>
      </w:r>
    </w:p>
    <w:p w14:paraId="2EEEE21A" w14:textId="05ED14EA" w:rsidR="009A0E04" w:rsidRPr="007C6F0B" w:rsidRDefault="009A0E04" w:rsidP="007C6F0B">
      <w:pPr>
        <w:numPr>
          <w:ilvl w:val="0"/>
          <w:numId w:val="10"/>
        </w:numPr>
        <w:spacing w:after="0" w:line="276" w:lineRule="auto"/>
        <w:rPr>
          <w:rFonts w:eastAsia="Times New Roman" w:cstheme="minorHAnsi"/>
          <w:color w:val="1F1F1F"/>
          <w:sz w:val="26"/>
          <w:szCs w:val="26"/>
          <w:lang w:eastAsia="en-IN"/>
        </w:rPr>
      </w:pPr>
      <w:r w:rsidRPr="007C6F0B">
        <w:rPr>
          <w:rFonts w:eastAsia="Times New Roman" w:cstheme="minorHAnsi"/>
          <w:b/>
          <w:bCs/>
          <w:color w:val="1F1F1F"/>
          <w:sz w:val="26"/>
          <w:szCs w:val="26"/>
          <w:bdr w:val="none" w:sz="0" w:space="0" w:color="auto" w:frame="1"/>
          <w:lang w:eastAsia="en-IN"/>
        </w:rPr>
        <w:t>Row-Level Security (RLS):</w:t>
      </w:r>
      <w:r w:rsidRPr="007C6F0B">
        <w:rPr>
          <w:rFonts w:eastAsia="Times New Roman" w:cstheme="minorHAnsi"/>
          <w:color w:val="1F1F1F"/>
          <w:sz w:val="26"/>
          <w:szCs w:val="26"/>
          <w:lang w:eastAsia="en-IN"/>
        </w:rPr>
        <w:t xml:space="preserve"> Your family workspace is isolated at the database level. Only members explicitly invited by you can view or edit your family data.</w:t>
      </w:r>
    </w:p>
    <w:p w14:paraId="1D64D8D6" w14:textId="77777777" w:rsidR="009A0E04" w:rsidRPr="000327EA" w:rsidRDefault="009A0E04" w:rsidP="009A0E04">
      <w:pPr>
        <w:numPr>
          <w:ilvl w:val="0"/>
          <w:numId w:val="10"/>
        </w:numPr>
        <w:spacing w:after="0" w:line="276" w:lineRule="auto"/>
        <w:rPr>
          <w:rFonts w:eastAsia="Times New Roman" w:cstheme="minorHAnsi"/>
          <w:color w:val="1F1F1F"/>
          <w:sz w:val="26"/>
          <w:szCs w:val="26"/>
          <w:lang w:eastAsia="en-IN"/>
        </w:rPr>
      </w:pPr>
      <w:r w:rsidRPr="000327EA">
        <w:rPr>
          <w:rFonts w:eastAsia="Times New Roman" w:cstheme="minorHAnsi"/>
          <w:b/>
          <w:bCs/>
          <w:color w:val="1F1F1F"/>
          <w:sz w:val="26"/>
          <w:szCs w:val="26"/>
          <w:bdr w:val="none" w:sz="0" w:space="0" w:color="auto" w:frame="1"/>
          <w:lang w:eastAsia="en-IN"/>
        </w:rPr>
        <w:t>No Internal Peeking:</w:t>
      </w:r>
      <w:r w:rsidRPr="000327EA">
        <w:rPr>
          <w:rFonts w:eastAsia="Times New Roman" w:cstheme="minorHAnsi"/>
          <w:color w:val="1F1F1F"/>
          <w:sz w:val="26"/>
          <w:szCs w:val="26"/>
          <w:lang w:eastAsia="en-IN"/>
        </w:rPr>
        <w:t xml:space="preserve"> We do not access or read your private family rituals unless you explicitly ask our support team to help resolve an issue.</w:t>
      </w:r>
      <w:commentRangeEnd w:id="9"/>
      <w:r w:rsidR="006954C5">
        <w:rPr>
          <w:rStyle w:val="CommentReference"/>
        </w:rPr>
        <w:commentReference w:id="9"/>
      </w:r>
    </w:p>
    <w:p w14:paraId="40DF57F8" w14:textId="77777777" w:rsidR="009A0E04" w:rsidRPr="000327EA" w:rsidRDefault="009A0E04" w:rsidP="009A0E04">
      <w:pPr>
        <w:spacing w:after="0" w:line="276" w:lineRule="auto"/>
        <w:outlineLvl w:val="2"/>
        <w:rPr>
          <w:rFonts w:eastAsia="Times New Roman" w:cstheme="minorHAnsi"/>
          <w:b/>
          <w:bCs/>
          <w:color w:val="1F1F1F"/>
          <w:sz w:val="26"/>
          <w:szCs w:val="26"/>
          <w:lang w:eastAsia="en-IN"/>
        </w:rPr>
      </w:pPr>
      <w:r w:rsidRPr="000327EA">
        <w:rPr>
          <w:rFonts w:eastAsia="Times New Roman" w:cstheme="minorHAnsi"/>
          <w:b/>
          <w:bCs/>
          <w:color w:val="1F1F1F"/>
          <w:sz w:val="26"/>
          <w:szCs w:val="26"/>
          <w:lang w:eastAsia="en-IN"/>
        </w:rPr>
        <w:t>Your Rights (Control &amp; Erasure)</w:t>
      </w:r>
    </w:p>
    <w:p w14:paraId="533E90D8" w14:textId="77777777" w:rsidR="009A0E04" w:rsidRPr="000327EA" w:rsidRDefault="009A0E04" w:rsidP="009A0E04">
      <w:pPr>
        <w:spacing w:after="0" w:line="276" w:lineRule="auto"/>
        <w:rPr>
          <w:rFonts w:eastAsia="Times New Roman" w:cstheme="minorHAnsi"/>
          <w:color w:val="1F1F1F"/>
          <w:sz w:val="26"/>
          <w:szCs w:val="26"/>
          <w:lang w:eastAsia="en-IN"/>
        </w:rPr>
      </w:pPr>
      <w:r w:rsidRPr="000327EA">
        <w:rPr>
          <w:rFonts w:eastAsia="Times New Roman" w:cstheme="minorHAnsi"/>
          <w:color w:val="1F1F1F"/>
          <w:sz w:val="26"/>
          <w:szCs w:val="26"/>
          <w:lang w:eastAsia="en-IN"/>
        </w:rPr>
        <w:t>Under Indian data privacy regulations, you have full control over your digital footprint:</w:t>
      </w:r>
    </w:p>
    <w:p w14:paraId="2247A0D0" w14:textId="5E589899" w:rsidR="009A0E04" w:rsidRPr="000327EA" w:rsidRDefault="009A0E04" w:rsidP="009A0E04">
      <w:pPr>
        <w:numPr>
          <w:ilvl w:val="0"/>
          <w:numId w:val="11"/>
        </w:numPr>
        <w:spacing w:after="0" w:line="276" w:lineRule="auto"/>
        <w:rPr>
          <w:rFonts w:eastAsia="Times New Roman" w:cstheme="minorHAnsi"/>
          <w:color w:val="1F1F1F"/>
          <w:sz w:val="26"/>
          <w:szCs w:val="26"/>
          <w:lang w:eastAsia="en-IN"/>
        </w:rPr>
      </w:pPr>
      <w:r w:rsidRPr="000327EA">
        <w:rPr>
          <w:rFonts w:eastAsia="Times New Roman" w:cstheme="minorHAnsi"/>
          <w:b/>
          <w:bCs/>
          <w:color w:val="1F1F1F"/>
          <w:sz w:val="26"/>
          <w:szCs w:val="26"/>
          <w:bdr w:val="none" w:sz="0" w:space="0" w:color="auto" w:frame="1"/>
          <w:lang w:eastAsia="en-IN"/>
        </w:rPr>
        <w:t>Access &amp; Correct:</w:t>
      </w:r>
      <w:r w:rsidRPr="000327EA">
        <w:rPr>
          <w:rFonts w:eastAsia="Times New Roman" w:cstheme="minorHAnsi"/>
          <w:color w:val="1F1F1F"/>
          <w:sz w:val="26"/>
          <w:szCs w:val="26"/>
          <w:lang w:eastAsia="en-IN"/>
        </w:rPr>
        <w:t xml:space="preserve"> You can view and edit your data inside your </w:t>
      </w:r>
      <w:commentRangeStart w:id="10"/>
      <w:del w:id="11" w:author="Niraj Sahay" w:date="2026-07-22T21:29:00Z">
        <w:r w:rsidRPr="000327EA" w:rsidDel="006954C5">
          <w:rPr>
            <w:rFonts w:eastAsia="Times New Roman" w:cstheme="minorHAnsi"/>
            <w:color w:val="1F1F1F"/>
            <w:sz w:val="26"/>
            <w:szCs w:val="26"/>
            <w:lang w:eastAsia="en-IN"/>
          </w:rPr>
          <w:delText>account</w:delText>
        </w:r>
      </w:del>
      <w:commentRangeEnd w:id="10"/>
      <w:r w:rsidR="006954C5">
        <w:rPr>
          <w:rStyle w:val="CommentReference"/>
        </w:rPr>
        <w:commentReference w:id="10"/>
      </w:r>
      <w:del w:id="12" w:author="Niraj Sahay" w:date="2026-07-22T21:29:00Z">
        <w:r w:rsidRPr="000327EA" w:rsidDel="006954C5">
          <w:rPr>
            <w:rFonts w:eastAsia="Times New Roman" w:cstheme="minorHAnsi"/>
            <w:color w:val="1F1F1F"/>
            <w:sz w:val="26"/>
            <w:szCs w:val="26"/>
            <w:lang w:eastAsia="en-IN"/>
          </w:rPr>
          <w:delText xml:space="preserve"> settings </w:delText>
        </w:r>
      </w:del>
      <w:r w:rsidRPr="000327EA">
        <w:rPr>
          <w:rFonts w:eastAsia="Times New Roman" w:cstheme="minorHAnsi"/>
          <w:color w:val="1F1F1F"/>
          <w:sz w:val="26"/>
          <w:szCs w:val="26"/>
          <w:lang w:eastAsia="en-IN"/>
        </w:rPr>
        <w:t>at any time.</w:t>
      </w:r>
    </w:p>
    <w:p w14:paraId="30F10615" w14:textId="77777777" w:rsidR="009A0E04" w:rsidRPr="000327EA" w:rsidRDefault="009A0E04" w:rsidP="009A0E04">
      <w:pPr>
        <w:numPr>
          <w:ilvl w:val="0"/>
          <w:numId w:val="11"/>
        </w:numPr>
        <w:spacing w:after="0" w:line="276" w:lineRule="auto"/>
        <w:rPr>
          <w:rFonts w:eastAsia="Times New Roman" w:cstheme="minorHAnsi"/>
          <w:color w:val="1F1F1F"/>
          <w:sz w:val="26"/>
          <w:szCs w:val="26"/>
          <w:lang w:eastAsia="en-IN"/>
        </w:rPr>
      </w:pPr>
      <w:r w:rsidRPr="000327EA">
        <w:rPr>
          <w:rFonts w:eastAsia="Times New Roman" w:cstheme="minorHAnsi"/>
          <w:b/>
          <w:bCs/>
          <w:color w:val="1F1F1F"/>
          <w:sz w:val="26"/>
          <w:szCs w:val="26"/>
          <w:bdr w:val="none" w:sz="0" w:space="0" w:color="auto" w:frame="1"/>
          <w:lang w:eastAsia="en-IN"/>
        </w:rPr>
        <w:t>Data Erasure:</w:t>
      </w:r>
      <w:r w:rsidRPr="000327EA">
        <w:rPr>
          <w:rFonts w:eastAsia="Times New Roman" w:cstheme="minorHAnsi"/>
          <w:color w:val="1F1F1F"/>
          <w:sz w:val="26"/>
          <w:szCs w:val="26"/>
          <w:lang w:eastAsia="en-IN"/>
        </w:rPr>
        <w:t xml:space="preserve"> You may request complete account deletion by emailing us. All associated family records will be permanently removed from our active databases within </w:t>
      </w:r>
      <w:r w:rsidRPr="000327EA">
        <w:rPr>
          <w:rFonts w:eastAsia="Times New Roman" w:cstheme="minorHAnsi"/>
          <w:b/>
          <w:bCs/>
          <w:color w:val="1F1F1F"/>
          <w:sz w:val="26"/>
          <w:szCs w:val="26"/>
          <w:bdr w:val="none" w:sz="0" w:space="0" w:color="auto" w:frame="1"/>
          <w:lang w:eastAsia="en-IN"/>
        </w:rPr>
        <w:t>30 days</w:t>
      </w:r>
      <w:r w:rsidRPr="000327EA">
        <w:rPr>
          <w:rFonts w:eastAsia="Times New Roman" w:cstheme="minorHAnsi"/>
          <w:color w:val="1F1F1F"/>
          <w:sz w:val="26"/>
          <w:szCs w:val="26"/>
          <w:lang w:eastAsia="en-IN"/>
        </w:rPr>
        <w:t>.</w:t>
      </w:r>
    </w:p>
    <w:p w14:paraId="29832826" w14:textId="77777777" w:rsidR="009A0E04" w:rsidRPr="000327EA" w:rsidRDefault="009A0E04" w:rsidP="009A0E04">
      <w:pPr>
        <w:spacing w:after="0" w:line="276" w:lineRule="auto"/>
        <w:outlineLvl w:val="2"/>
        <w:rPr>
          <w:rFonts w:eastAsia="Times New Roman" w:cstheme="minorHAnsi"/>
          <w:b/>
          <w:bCs/>
          <w:color w:val="1F1F1F"/>
          <w:sz w:val="26"/>
          <w:szCs w:val="26"/>
          <w:lang w:eastAsia="en-IN"/>
        </w:rPr>
      </w:pPr>
      <w:r w:rsidRPr="000327EA">
        <w:rPr>
          <w:rFonts w:eastAsia="Times New Roman" w:cstheme="minorHAnsi"/>
          <w:b/>
          <w:bCs/>
          <w:color w:val="1F1F1F"/>
          <w:sz w:val="26"/>
          <w:szCs w:val="26"/>
          <w:lang w:eastAsia="en-IN"/>
        </w:rPr>
        <w:t>Privacy Queries</w:t>
      </w:r>
    </w:p>
    <w:p w14:paraId="27A80F73" w14:textId="77777777" w:rsidR="009A0E04" w:rsidRPr="000327EA" w:rsidRDefault="009A0E04" w:rsidP="009A0E04">
      <w:pPr>
        <w:spacing w:after="0" w:line="276" w:lineRule="auto"/>
        <w:rPr>
          <w:rFonts w:eastAsia="Times New Roman" w:cstheme="minorHAnsi"/>
          <w:color w:val="1F1F1F"/>
          <w:sz w:val="26"/>
          <w:szCs w:val="26"/>
          <w:lang w:eastAsia="en-IN"/>
        </w:rPr>
      </w:pPr>
      <w:r w:rsidRPr="000327EA">
        <w:rPr>
          <w:rFonts w:eastAsia="Times New Roman" w:cstheme="minorHAnsi"/>
          <w:color w:val="1F1F1F"/>
          <w:sz w:val="26"/>
          <w:szCs w:val="26"/>
          <w:lang w:eastAsia="en-IN"/>
        </w:rPr>
        <w:t>For any privacy questions or data requests, contact our Data Protection Lead at:</w:t>
      </w:r>
    </w:p>
    <w:p w14:paraId="756579DA" w14:textId="24C02036" w:rsidR="009A0E04" w:rsidRDefault="009A0E04" w:rsidP="009A0E04">
      <w:pPr>
        <w:numPr>
          <w:ilvl w:val="0"/>
          <w:numId w:val="12"/>
        </w:numPr>
        <w:spacing w:after="0" w:line="276" w:lineRule="auto"/>
        <w:rPr>
          <w:rFonts w:eastAsia="Times New Roman" w:cstheme="minorHAnsi"/>
          <w:color w:val="1F1F1F"/>
          <w:sz w:val="26"/>
          <w:szCs w:val="26"/>
          <w:lang w:eastAsia="en-IN"/>
        </w:rPr>
      </w:pPr>
      <w:r w:rsidRPr="000327EA">
        <w:rPr>
          <w:rFonts w:eastAsia="Times New Roman" w:cstheme="minorHAnsi"/>
          <w:b/>
          <w:bCs/>
          <w:color w:val="1F1F1F"/>
          <w:sz w:val="26"/>
          <w:szCs w:val="26"/>
          <w:bdr w:val="none" w:sz="0" w:space="0" w:color="auto" w:frame="1"/>
          <w:lang w:eastAsia="en-IN"/>
        </w:rPr>
        <w:t>Email:</w:t>
      </w:r>
      <w:r w:rsidR="00A96B66">
        <w:rPr>
          <w:rFonts w:eastAsia="Times New Roman" w:cstheme="minorHAnsi"/>
          <w:b/>
          <w:bCs/>
          <w:color w:val="1F1F1F"/>
          <w:sz w:val="26"/>
          <w:szCs w:val="26"/>
          <w:bdr w:val="none" w:sz="0" w:space="0" w:color="auto" w:frame="1"/>
          <w:lang w:eastAsia="en-IN"/>
        </w:rPr>
        <w:t xml:space="preserve"> </w:t>
      </w:r>
      <w:r w:rsidR="00A96B66">
        <w:rPr>
          <w:rFonts w:eastAsia="Times New Roman" w:cstheme="minorHAnsi"/>
          <w:color w:val="1F1F1F"/>
          <w:sz w:val="26"/>
          <w:szCs w:val="26"/>
          <w:lang w:eastAsia="en-IN"/>
        </w:rPr>
        <w:t>namaste.hamarivisat@outlook.com</w:t>
      </w:r>
    </w:p>
    <w:p w14:paraId="2F1EA7C6" w14:textId="77777777" w:rsidR="00A96B66" w:rsidRPr="000327EA" w:rsidRDefault="00A96B66" w:rsidP="00A96B66">
      <w:pPr>
        <w:spacing w:after="0" w:line="276" w:lineRule="auto"/>
        <w:ind w:left="720"/>
        <w:rPr>
          <w:rFonts w:eastAsia="Times New Roman" w:cstheme="minorHAnsi"/>
          <w:color w:val="1F1F1F"/>
          <w:sz w:val="26"/>
          <w:szCs w:val="26"/>
          <w:lang w:eastAsia="en-IN"/>
        </w:rPr>
      </w:pPr>
    </w:p>
    <w:p w14:paraId="5100A08C" w14:textId="77777777" w:rsidR="009A0E04" w:rsidRPr="007C6F0B" w:rsidRDefault="009A0E04" w:rsidP="009A0E04">
      <w:pPr>
        <w:spacing w:after="0" w:line="276" w:lineRule="auto"/>
        <w:outlineLvl w:val="0"/>
        <w:rPr>
          <w:rFonts w:eastAsia="Times New Roman" w:cstheme="minorHAnsi"/>
          <w:b/>
          <w:bCs/>
          <w:color w:val="1F1F1F"/>
          <w:kern w:val="36"/>
          <w:sz w:val="26"/>
          <w:szCs w:val="26"/>
          <w:highlight w:val="yellow"/>
          <w:lang w:eastAsia="en-IN"/>
        </w:rPr>
      </w:pPr>
      <w:r w:rsidRPr="000327EA">
        <w:rPr>
          <w:rFonts w:eastAsia="Times New Roman" w:cstheme="minorHAnsi"/>
          <w:b/>
          <w:bCs/>
          <w:color w:val="1F1F1F"/>
          <w:kern w:val="36"/>
          <w:sz w:val="26"/>
          <w:szCs w:val="26"/>
          <w:lang w:eastAsia="en-IN"/>
        </w:rPr>
        <w:lastRenderedPageBreak/>
        <w:t xml:space="preserve">4. </w:t>
      </w:r>
      <w:r w:rsidRPr="007C6F0B">
        <w:rPr>
          <w:rFonts w:eastAsia="Times New Roman" w:cstheme="minorHAnsi"/>
          <w:b/>
          <w:bCs/>
          <w:color w:val="1F1F1F"/>
          <w:kern w:val="36"/>
          <w:sz w:val="26"/>
          <w:szCs w:val="26"/>
          <w:highlight w:val="yellow"/>
          <w:lang w:eastAsia="en-IN"/>
        </w:rPr>
        <w:t>Cookie Policy</w:t>
      </w:r>
    </w:p>
    <w:p w14:paraId="201BFA8C" w14:textId="77777777" w:rsidR="009A0E04" w:rsidRPr="007C6F0B" w:rsidRDefault="009A0E04" w:rsidP="009A0E04">
      <w:pPr>
        <w:spacing w:after="0" w:line="276" w:lineRule="auto"/>
        <w:outlineLvl w:val="2"/>
        <w:rPr>
          <w:rFonts w:eastAsia="Times New Roman" w:cstheme="minorHAnsi"/>
          <w:b/>
          <w:bCs/>
          <w:color w:val="1F1F1F"/>
          <w:sz w:val="26"/>
          <w:szCs w:val="26"/>
          <w:highlight w:val="yellow"/>
          <w:lang w:eastAsia="en-IN"/>
        </w:rPr>
      </w:pPr>
      <w:r w:rsidRPr="007C6F0B">
        <w:rPr>
          <w:rFonts w:eastAsia="Times New Roman" w:cstheme="minorHAnsi"/>
          <w:b/>
          <w:bCs/>
          <w:color w:val="1F1F1F"/>
          <w:sz w:val="26"/>
          <w:szCs w:val="26"/>
          <w:highlight w:val="yellow"/>
          <w:lang w:eastAsia="en-IN"/>
        </w:rPr>
        <w:t>Simple &amp; Transparent</w:t>
      </w:r>
    </w:p>
    <w:p w14:paraId="6C677E9C" w14:textId="77777777" w:rsidR="009A0E04" w:rsidRPr="007C6F0B" w:rsidRDefault="009A0E04" w:rsidP="009A0E04">
      <w:pPr>
        <w:spacing w:after="0" w:line="276" w:lineRule="auto"/>
        <w:rPr>
          <w:rFonts w:eastAsia="Times New Roman" w:cstheme="minorHAnsi"/>
          <w:color w:val="1F1F1F"/>
          <w:sz w:val="26"/>
          <w:szCs w:val="26"/>
          <w:highlight w:val="yellow"/>
          <w:lang w:eastAsia="en-IN"/>
        </w:rPr>
      </w:pPr>
      <w:r w:rsidRPr="007C6F0B">
        <w:rPr>
          <w:rFonts w:eastAsia="Times New Roman" w:cstheme="minorHAnsi"/>
          <w:color w:val="1F1F1F"/>
          <w:sz w:val="26"/>
          <w:szCs w:val="26"/>
          <w:highlight w:val="yellow"/>
          <w:lang w:eastAsia="en-IN"/>
        </w:rPr>
        <w:t xml:space="preserve">Cookies are tiny text files saved on your browser to make websites work properly. </w:t>
      </w:r>
      <w:proofErr w:type="spellStart"/>
      <w:r w:rsidRPr="007C6F0B">
        <w:rPr>
          <w:rFonts w:eastAsia="Times New Roman" w:cstheme="minorHAnsi"/>
          <w:b/>
          <w:bCs/>
          <w:color w:val="1F1F1F"/>
          <w:sz w:val="26"/>
          <w:szCs w:val="26"/>
          <w:highlight w:val="yellow"/>
          <w:bdr w:val="none" w:sz="0" w:space="0" w:color="auto" w:frame="1"/>
          <w:lang w:eastAsia="en-IN"/>
        </w:rPr>
        <w:t>Hamari</w:t>
      </w:r>
      <w:proofErr w:type="spellEnd"/>
      <w:r w:rsidRPr="007C6F0B">
        <w:rPr>
          <w:rFonts w:eastAsia="Times New Roman" w:cstheme="minorHAnsi"/>
          <w:b/>
          <w:bCs/>
          <w:color w:val="1F1F1F"/>
          <w:sz w:val="26"/>
          <w:szCs w:val="26"/>
          <w:highlight w:val="yellow"/>
          <w:bdr w:val="none" w:sz="0" w:space="0" w:color="auto" w:frame="1"/>
          <w:lang w:eastAsia="en-IN"/>
        </w:rPr>
        <w:t xml:space="preserve"> </w:t>
      </w:r>
      <w:proofErr w:type="spellStart"/>
      <w:r w:rsidRPr="007C6F0B">
        <w:rPr>
          <w:rFonts w:eastAsia="Times New Roman" w:cstheme="minorHAnsi"/>
          <w:b/>
          <w:bCs/>
          <w:color w:val="1F1F1F"/>
          <w:sz w:val="26"/>
          <w:szCs w:val="26"/>
          <w:highlight w:val="yellow"/>
          <w:bdr w:val="none" w:sz="0" w:space="0" w:color="auto" w:frame="1"/>
          <w:lang w:eastAsia="en-IN"/>
        </w:rPr>
        <w:t>Virasat</w:t>
      </w:r>
      <w:proofErr w:type="spellEnd"/>
      <w:r w:rsidRPr="007C6F0B">
        <w:rPr>
          <w:rFonts w:eastAsia="Times New Roman" w:cstheme="minorHAnsi"/>
          <w:b/>
          <w:bCs/>
          <w:color w:val="1F1F1F"/>
          <w:sz w:val="26"/>
          <w:szCs w:val="26"/>
          <w:highlight w:val="yellow"/>
          <w:bdr w:val="none" w:sz="0" w:space="0" w:color="auto" w:frame="1"/>
          <w:lang w:eastAsia="en-IN"/>
        </w:rPr>
        <w:t xml:space="preserve"> uses only strictly necessary cookies.</w:t>
      </w:r>
    </w:p>
    <w:p w14:paraId="597117E3" w14:textId="77777777" w:rsidR="009A0E04" w:rsidRPr="007C6F0B" w:rsidRDefault="009A0E04" w:rsidP="009A0E04">
      <w:pPr>
        <w:spacing w:after="0" w:line="276" w:lineRule="auto"/>
        <w:outlineLvl w:val="2"/>
        <w:rPr>
          <w:rFonts w:eastAsia="Times New Roman" w:cstheme="minorHAnsi"/>
          <w:b/>
          <w:bCs/>
          <w:color w:val="1F1F1F"/>
          <w:sz w:val="26"/>
          <w:szCs w:val="26"/>
          <w:highlight w:val="yellow"/>
          <w:lang w:eastAsia="en-IN"/>
        </w:rPr>
      </w:pPr>
      <w:r w:rsidRPr="007C6F0B">
        <w:rPr>
          <w:rFonts w:eastAsia="Times New Roman" w:cstheme="minorHAnsi"/>
          <w:b/>
          <w:bCs/>
          <w:color w:val="1F1F1F"/>
          <w:sz w:val="26"/>
          <w:szCs w:val="26"/>
          <w:highlight w:val="yellow"/>
          <w:lang w:eastAsia="en-IN"/>
        </w:rPr>
        <w:t>Cookies We Use</w:t>
      </w:r>
    </w:p>
    <w:p w14:paraId="62AE4AFC" w14:textId="77777777" w:rsidR="009A0E04" w:rsidRPr="007C6F0B" w:rsidRDefault="009A0E04" w:rsidP="009A0E04">
      <w:pPr>
        <w:numPr>
          <w:ilvl w:val="0"/>
          <w:numId w:val="13"/>
        </w:numPr>
        <w:spacing w:after="0" w:line="276" w:lineRule="auto"/>
        <w:rPr>
          <w:rFonts w:eastAsia="Times New Roman" w:cstheme="minorHAnsi"/>
          <w:color w:val="1F1F1F"/>
          <w:sz w:val="26"/>
          <w:szCs w:val="26"/>
          <w:highlight w:val="yellow"/>
          <w:lang w:eastAsia="en-IN"/>
        </w:rPr>
      </w:pPr>
      <w:r w:rsidRPr="007C6F0B">
        <w:rPr>
          <w:rFonts w:eastAsia="Times New Roman" w:cstheme="minorHAnsi"/>
          <w:b/>
          <w:bCs/>
          <w:color w:val="1F1F1F"/>
          <w:sz w:val="26"/>
          <w:szCs w:val="26"/>
          <w:highlight w:val="yellow"/>
          <w:bdr w:val="none" w:sz="0" w:space="0" w:color="auto" w:frame="1"/>
          <w:lang w:eastAsia="en-IN"/>
        </w:rPr>
        <w:t>Authentication Cookies (</w:t>
      </w:r>
      <w:proofErr w:type="spellStart"/>
      <w:r w:rsidRPr="007C6F0B">
        <w:rPr>
          <w:rFonts w:eastAsia="Times New Roman" w:cstheme="minorHAnsi"/>
          <w:b/>
          <w:bCs/>
          <w:color w:val="1F1F1F"/>
          <w:sz w:val="26"/>
          <w:szCs w:val="26"/>
          <w:highlight w:val="yellow"/>
          <w:bdr w:val="none" w:sz="0" w:space="0" w:color="auto" w:frame="1"/>
          <w:lang w:eastAsia="en-IN"/>
        </w:rPr>
        <w:t>Supabase</w:t>
      </w:r>
      <w:proofErr w:type="spellEnd"/>
      <w:r w:rsidRPr="007C6F0B">
        <w:rPr>
          <w:rFonts w:eastAsia="Times New Roman" w:cstheme="minorHAnsi"/>
          <w:b/>
          <w:bCs/>
          <w:color w:val="1F1F1F"/>
          <w:sz w:val="26"/>
          <w:szCs w:val="26"/>
          <w:highlight w:val="yellow"/>
          <w:bdr w:val="none" w:sz="0" w:space="0" w:color="auto" w:frame="1"/>
          <w:lang w:eastAsia="en-IN"/>
        </w:rPr>
        <w:t>):</w:t>
      </w:r>
      <w:r w:rsidRPr="007C6F0B">
        <w:rPr>
          <w:rFonts w:eastAsia="Times New Roman" w:cstheme="minorHAnsi"/>
          <w:color w:val="1F1F1F"/>
          <w:sz w:val="26"/>
          <w:szCs w:val="26"/>
          <w:highlight w:val="yellow"/>
          <w:lang w:eastAsia="en-IN"/>
        </w:rPr>
        <w:t xml:space="preserve"> Keeps you securely logged into your family workspace as you navigate pages.</w:t>
      </w:r>
    </w:p>
    <w:p w14:paraId="537F987C" w14:textId="77777777" w:rsidR="009A0E04" w:rsidRPr="007C6F0B" w:rsidRDefault="009A0E04" w:rsidP="009A0E04">
      <w:pPr>
        <w:numPr>
          <w:ilvl w:val="0"/>
          <w:numId w:val="13"/>
        </w:numPr>
        <w:spacing w:after="0" w:line="276" w:lineRule="auto"/>
        <w:rPr>
          <w:rFonts w:eastAsia="Times New Roman" w:cstheme="minorHAnsi"/>
          <w:color w:val="1F1F1F"/>
          <w:sz w:val="26"/>
          <w:szCs w:val="26"/>
          <w:highlight w:val="yellow"/>
          <w:lang w:eastAsia="en-IN"/>
        </w:rPr>
      </w:pPr>
      <w:r w:rsidRPr="007C6F0B">
        <w:rPr>
          <w:rFonts w:eastAsia="Times New Roman" w:cstheme="minorHAnsi"/>
          <w:b/>
          <w:bCs/>
          <w:color w:val="1F1F1F"/>
          <w:sz w:val="26"/>
          <w:szCs w:val="26"/>
          <w:highlight w:val="yellow"/>
          <w:bdr w:val="none" w:sz="0" w:space="0" w:color="auto" w:frame="1"/>
          <w:lang w:eastAsia="en-IN"/>
        </w:rPr>
        <w:t>Preference Cookies:</w:t>
      </w:r>
      <w:r w:rsidRPr="007C6F0B">
        <w:rPr>
          <w:rFonts w:eastAsia="Times New Roman" w:cstheme="minorHAnsi"/>
          <w:color w:val="1F1F1F"/>
          <w:sz w:val="26"/>
          <w:szCs w:val="26"/>
          <w:highlight w:val="yellow"/>
          <w:lang w:eastAsia="en-IN"/>
        </w:rPr>
        <w:t xml:space="preserve"> Remembers your display preferences and active family workspace.</w:t>
      </w:r>
    </w:p>
    <w:p w14:paraId="6109BF50" w14:textId="77777777" w:rsidR="009A0E04" w:rsidRPr="007C6F0B" w:rsidRDefault="009A0E04" w:rsidP="009A0E04">
      <w:pPr>
        <w:numPr>
          <w:ilvl w:val="0"/>
          <w:numId w:val="13"/>
        </w:numPr>
        <w:spacing w:after="0" w:line="276" w:lineRule="auto"/>
        <w:rPr>
          <w:rFonts w:eastAsia="Times New Roman" w:cstheme="minorHAnsi"/>
          <w:color w:val="1F1F1F"/>
          <w:sz w:val="26"/>
          <w:szCs w:val="26"/>
          <w:highlight w:val="yellow"/>
          <w:lang w:eastAsia="en-IN"/>
        </w:rPr>
      </w:pPr>
      <w:r w:rsidRPr="007C6F0B">
        <w:rPr>
          <w:rFonts w:eastAsia="Times New Roman" w:cstheme="minorHAnsi"/>
          <w:b/>
          <w:bCs/>
          <w:color w:val="1F1F1F"/>
          <w:sz w:val="26"/>
          <w:szCs w:val="26"/>
          <w:highlight w:val="yellow"/>
          <w:bdr w:val="none" w:sz="0" w:space="0" w:color="auto" w:frame="1"/>
          <w:lang w:eastAsia="en-IN"/>
        </w:rPr>
        <w:t>Security Cookies:</w:t>
      </w:r>
      <w:r w:rsidRPr="007C6F0B">
        <w:rPr>
          <w:rFonts w:eastAsia="Times New Roman" w:cstheme="minorHAnsi"/>
          <w:color w:val="1F1F1F"/>
          <w:sz w:val="26"/>
          <w:szCs w:val="26"/>
          <w:highlight w:val="yellow"/>
          <w:lang w:eastAsia="en-IN"/>
        </w:rPr>
        <w:t xml:space="preserve"> Prevents Cross-Site Request Forgery (CSRF) and protects your active session.</w:t>
      </w:r>
    </w:p>
    <w:p w14:paraId="4DFD39FA" w14:textId="77777777" w:rsidR="009A0E04" w:rsidRPr="007C6F0B" w:rsidRDefault="009A0E04" w:rsidP="009A0E04">
      <w:pPr>
        <w:spacing w:after="0" w:line="276" w:lineRule="auto"/>
        <w:outlineLvl w:val="2"/>
        <w:rPr>
          <w:rFonts w:eastAsia="Times New Roman" w:cstheme="minorHAnsi"/>
          <w:b/>
          <w:bCs/>
          <w:color w:val="1F1F1F"/>
          <w:sz w:val="26"/>
          <w:szCs w:val="26"/>
          <w:highlight w:val="yellow"/>
          <w:lang w:eastAsia="en-IN"/>
        </w:rPr>
      </w:pPr>
      <w:r w:rsidRPr="007C6F0B">
        <w:rPr>
          <w:rFonts w:eastAsia="Times New Roman" w:cstheme="minorHAnsi"/>
          <w:b/>
          <w:bCs/>
          <w:color w:val="1F1F1F"/>
          <w:sz w:val="26"/>
          <w:szCs w:val="26"/>
          <w:highlight w:val="yellow"/>
          <w:lang w:eastAsia="en-IN"/>
        </w:rPr>
        <w:t>What We DO NOT Do</w:t>
      </w:r>
    </w:p>
    <w:p w14:paraId="06A60477" w14:textId="77777777" w:rsidR="009A0E04" w:rsidRPr="007C6F0B" w:rsidRDefault="009A0E04" w:rsidP="009A0E04">
      <w:pPr>
        <w:numPr>
          <w:ilvl w:val="0"/>
          <w:numId w:val="14"/>
        </w:numPr>
        <w:spacing w:after="0" w:line="276" w:lineRule="auto"/>
        <w:rPr>
          <w:rFonts w:eastAsia="Times New Roman" w:cstheme="minorHAnsi"/>
          <w:color w:val="1F1F1F"/>
          <w:sz w:val="26"/>
          <w:szCs w:val="26"/>
          <w:highlight w:val="yellow"/>
          <w:lang w:eastAsia="en-IN"/>
        </w:rPr>
      </w:pPr>
      <w:r w:rsidRPr="007C6F0B">
        <w:rPr>
          <w:rFonts w:ascii="Segoe UI Emoji" w:eastAsia="Times New Roman" w:hAnsi="Segoe UI Emoji" w:cs="Segoe UI Emoji"/>
          <w:color w:val="1F1F1F"/>
          <w:sz w:val="26"/>
          <w:szCs w:val="26"/>
          <w:highlight w:val="yellow"/>
          <w:lang w:eastAsia="en-IN"/>
        </w:rPr>
        <w:t>❌</w:t>
      </w:r>
      <w:r w:rsidRPr="007C6F0B">
        <w:rPr>
          <w:rFonts w:eastAsia="Times New Roman" w:cstheme="minorHAnsi"/>
          <w:color w:val="1F1F1F"/>
          <w:sz w:val="26"/>
          <w:szCs w:val="26"/>
          <w:highlight w:val="yellow"/>
          <w:lang w:eastAsia="en-IN"/>
        </w:rPr>
        <w:t xml:space="preserve"> No third-party tracking cookies.</w:t>
      </w:r>
    </w:p>
    <w:p w14:paraId="2A05F823" w14:textId="230BC345" w:rsidR="009A0E04" w:rsidRPr="007C6F0B" w:rsidRDefault="009A0E04" w:rsidP="009A0E04">
      <w:pPr>
        <w:numPr>
          <w:ilvl w:val="0"/>
          <w:numId w:val="14"/>
        </w:numPr>
        <w:spacing w:after="0" w:line="276" w:lineRule="auto"/>
        <w:rPr>
          <w:rFonts w:eastAsia="Times New Roman" w:cstheme="minorHAnsi"/>
          <w:color w:val="1F1F1F"/>
          <w:sz w:val="26"/>
          <w:szCs w:val="26"/>
          <w:highlight w:val="yellow"/>
          <w:lang w:eastAsia="en-IN"/>
        </w:rPr>
      </w:pPr>
      <w:r w:rsidRPr="007C6F0B">
        <w:rPr>
          <w:rFonts w:ascii="Segoe UI Emoji" w:eastAsia="Times New Roman" w:hAnsi="Segoe UI Emoji" w:cs="Segoe UI Emoji"/>
          <w:color w:val="1F1F1F"/>
          <w:sz w:val="26"/>
          <w:szCs w:val="26"/>
          <w:highlight w:val="yellow"/>
          <w:lang w:eastAsia="en-IN"/>
        </w:rPr>
        <w:t>❌</w:t>
      </w:r>
      <w:r w:rsidRPr="007C6F0B">
        <w:rPr>
          <w:rFonts w:eastAsia="Times New Roman" w:cstheme="minorHAnsi"/>
          <w:color w:val="1F1F1F"/>
          <w:sz w:val="26"/>
          <w:szCs w:val="26"/>
          <w:highlight w:val="yellow"/>
          <w:lang w:eastAsia="en-IN"/>
        </w:rPr>
        <w:t xml:space="preserve"> No ad-targeting or </w:t>
      </w:r>
      <w:r w:rsidR="00A96B66">
        <w:rPr>
          <w:rFonts w:eastAsia="Times New Roman" w:cstheme="minorHAnsi"/>
          <w:color w:val="1F1F1F"/>
          <w:sz w:val="26"/>
          <w:szCs w:val="26"/>
          <w:highlight w:val="yellow"/>
          <w:lang w:eastAsia="en-IN"/>
        </w:rPr>
        <w:t>behavioural</w:t>
      </w:r>
      <w:r w:rsidRPr="007C6F0B">
        <w:rPr>
          <w:rFonts w:eastAsia="Times New Roman" w:cstheme="minorHAnsi"/>
          <w:color w:val="1F1F1F"/>
          <w:sz w:val="26"/>
          <w:szCs w:val="26"/>
          <w:highlight w:val="yellow"/>
          <w:lang w:eastAsia="en-IN"/>
        </w:rPr>
        <w:t xml:space="preserve"> profiling cookies.</w:t>
      </w:r>
    </w:p>
    <w:p w14:paraId="420D2551" w14:textId="77777777" w:rsidR="009A0E04" w:rsidRPr="007C6F0B" w:rsidRDefault="009A0E04" w:rsidP="009A0E04">
      <w:pPr>
        <w:numPr>
          <w:ilvl w:val="0"/>
          <w:numId w:val="14"/>
        </w:numPr>
        <w:spacing w:after="0" w:line="276" w:lineRule="auto"/>
        <w:rPr>
          <w:rFonts w:eastAsia="Times New Roman" w:cstheme="minorHAnsi"/>
          <w:color w:val="1F1F1F"/>
          <w:sz w:val="26"/>
          <w:szCs w:val="26"/>
          <w:highlight w:val="yellow"/>
          <w:lang w:eastAsia="en-IN"/>
        </w:rPr>
      </w:pPr>
      <w:r w:rsidRPr="007C6F0B">
        <w:rPr>
          <w:rFonts w:ascii="Segoe UI Emoji" w:eastAsia="Times New Roman" w:hAnsi="Segoe UI Emoji" w:cs="Segoe UI Emoji"/>
          <w:color w:val="1F1F1F"/>
          <w:sz w:val="26"/>
          <w:szCs w:val="26"/>
          <w:highlight w:val="yellow"/>
          <w:lang w:eastAsia="en-IN"/>
        </w:rPr>
        <w:t>❌</w:t>
      </w:r>
      <w:r w:rsidRPr="007C6F0B">
        <w:rPr>
          <w:rFonts w:eastAsia="Times New Roman" w:cstheme="minorHAnsi"/>
          <w:color w:val="1F1F1F"/>
          <w:sz w:val="26"/>
          <w:szCs w:val="26"/>
          <w:highlight w:val="yellow"/>
          <w:lang w:eastAsia="en-IN"/>
        </w:rPr>
        <w:t xml:space="preserve"> No selling cookie data to advertising networks.</w:t>
      </w:r>
    </w:p>
    <w:p w14:paraId="0D5D5CA9" w14:textId="77777777" w:rsidR="009A0E04" w:rsidRPr="007C6F0B" w:rsidRDefault="009A0E04" w:rsidP="009A0E04">
      <w:pPr>
        <w:spacing w:after="0" w:line="276" w:lineRule="auto"/>
        <w:outlineLvl w:val="2"/>
        <w:rPr>
          <w:rFonts w:eastAsia="Times New Roman" w:cstheme="minorHAnsi"/>
          <w:b/>
          <w:bCs/>
          <w:color w:val="1F1F1F"/>
          <w:sz w:val="26"/>
          <w:szCs w:val="26"/>
          <w:highlight w:val="yellow"/>
          <w:lang w:eastAsia="en-IN"/>
        </w:rPr>
      </w:pPr>
      <w:r w:rsidRPr="007C6F0B">
        <w:rPr>
          <w:rFonts w:eastAsia="Times New Roman" w:cstheme="minorHAnsi"/>
          <w:b/>
          <w:bCs/>
          <w:color w:val="1F1F1F"/>
          <w:sz w:val="26"/>
          <w:szCs w:val="26"/>
          <w:highlight w:val="yellow"/>
          <w:lang w:eastAsia="en-IN"/>
        </w:rPr>
        <w:t>Managing Cookies</w:t>
      </w:r>
    </w:p>
    <w:p w14:paraId="51B876C4" w14:textId="77777777" w:rsidR="009A0E04" w:rsidRPr="000327EA" w:rsidRDefault="009A0E04" w:rsidP="009A0E04">
      <w:pPr>
        <w:spacing w:after="0" w:line="276" w:lineRule="auto"/>
        <w:rPr>
          <w:rFonts w:eastAsia="Times New Roman" w:cstheme="minorHAnsi"/>
          <w:color w:val="1F1F1F"/>
          <w:sz w:val="26"/>
          <w:szCs w:val="26"/>
          <w:lang w:eastAsia="en-IN"/>
        </w:rPr>
      </w:pPr>
      <w:r w:rsidRPr="007C6F0B">
        <w:rPr>
          <w:rFonts w:eastAsia="Times New Roman" w:cstheme="minorHAnsi"/>
          <w:color w:val="1F1F1F"/>
          <w:sz w:val="26"/>
          <w:szCs w:val="26"/>
          <w:highlight w:val="yellow"/>
          <w:lang w:eastAsia="en-IN"/>
        </w:rPr>
        <w:t xml:space="preserve">You can disable or clear cookies in your browser settings. However, because our cookies are essential for logging in and data security, disabling them will prevent you from signing in to your </w:t>
      </w:r>
      <w:proofErr w:type="spellStart"/>
      <w:r w:rsidRPr="007C6F0B">
        <w:rPr>
          <w:rFonts w:eastAsia="Times New Roman" w:cstheme="minorHAnsi"/>
          <w:color w:val="1F1F1F"/>
          <w:sz w:val="26"/>
          <w:szCs w:val="26"/>
          <w:highlight w:val="yellow"/>
          <w:lang w:eastAsia="en-IN"/>
        </w:rPr>
        <w:t>Hamari</w:t>
      </w:r>
      <w:proofErr w:type="spellEnd"/>
      <w:r w:rsidRPr="007C6F0B">
        <w:rPr>
          <w:rFonts w:eastAsia="Times New Roman" w:cstheme="minorHAnsi"/>
          <w:color w:val="1F1F1F"/>
          <w:sz w:val="26"/>
          <w:szCs w:val="26"/>
          <w:highlight w:val="yellow"/>
          <w:lang w:eastAsia="en-IN"/>
        </w:rPr>
        <w:t xml:space="preserve"> </w:t>
      </w:r>
      <w:proofErr w:type="spellStart"/>
      <w:r w:rsidRPr="007C6F0B">
        <w:rPr>
          <w:rFonts w:eastAsia="Times New Roman" w:cstheme="minorHAnsi"/>
          <w:color w:val="1F1F1F"/>
          <w:sz w:val="26"/>
          <w:szCs w:val="26"/>
          <w:highlight w:val="yellow"/>
          <w:lang w:eastAsia="en-IN"/>
        </w:rPr>
        <w:t>Virasat</w:t>
      </w:r>
      <w:proofErr w:type="spellEnd"/>
      <w:r w:rsidRPr="007C6F0B">
        <w:rPr>
          <w:rFonts w:eastAsia="Times New Roman" w:cstheme="minorHAnsi"/>
          <w:color w:val="1F1F1F"/>
          <w:sz w:val="26"/>
          <w:szCs w:val="26"/>
          <w:highlight w:val="yellow"/>
          <w:lang w:eastAsia="en-IN"/>
        </w:rPr>
        <w:t xml:space="preserve"> account.</w:t>
      </w:r>
    </w:p>
    <w:p w14:paraId="2CB11FF6" w14:textId="77777777" w:rsidR="009A0E04" w:rsidRPr="000327EA" w:rsidRDefault="009A0E04" w:rsidP="009A0E04">
      <w:pPr>
        <w:spacing w:after="0" w:line="276" w:lineRule="auto"/>
        <w:outlineLvl w:val="0"/>
        <w:rPr>
          <w:rFonts w:eastAsia="Times New Roman" w:cstheme="minorHAnsi"/>
          <w:b/>
          <w:bCs/>
          <w:color w:val="1F1F1F"/>
          <w:kern w:val="36"/>
          <w:sz w:val="26"/>
          <w:szCs w:val="26"/>
          <w:lang w:eastAsia="en-IN"/>
        </w:rPr>
      </w:pPr>
      <w:r w:rsidRPr="000327EA">
        <w:rPr>
          <w:rFonts w:eastAsia="Times New Roman" w:cstheme="minorHAnsi"/>
          <w:b/>
          <w:bCs/>
          <w:color w:val="1F1F1F"/>
          <w:kern w:val="36"/>
          <w:sz w:val="26"/>
          <w:szCs w:val="26"/>
          <w:lang w:eastAsia="en-IN"/>
        </w:rPr>
        <w:t>5. Refund Policy</w:t>
      </w:r>
    </w:p>
    <w:p w14:paraId="2223E348" w14:textId="77777777" w:rsidR="009A0E04" w:rsidRPr="000327EA" w:rsidRDefault="009A0E04" w:rsidP="009A0E04">
      <w:pPr>
        <w:spacing w:after="0" w:line="276" w:lineRule="auto"/>
        <w:outlineLvl w:val="2"/>
        <w:rPr>
          <w:rFonts w:eastAsia="Times New Roman" w:cstheme="minorHAnsi"/>
          <w:b/>
          <w:bCs/>
          <w:color w:val="1F1F1F"/>
          <w:sz w:val="26"/>
          <w:szCs w:val="26"/>
          <w:lang w:eastAsia="en-IN"/>
        </w:rPr>
      </w:pPr>
      <w:r w:rsidRPr="000327EA">
        <w:rPr>
          <w:rFonts w:eastAsia="Times New Roman" w:cstheme="minorHAnsi"/>
          <w:b/>
          <w:bCs/>
          <w:color w:val="1F1F1F"/>
          <w:sz w:val="26"/>
          <w:szCs w:val="26"/>
          <w:lang w:eastAsia="en-IN"/>
        </w:rPr>
        <w:t>7-Day Money-Back Guarantee</w:t>
      </w:r>
    </w:p>
    <w:p w14:paraId="55D2FC80" w14:textId="0DC84301" w:rsidR="009A0E04" w:rsidRPr="000327EA" w:rsidRDefault="009A0E04" w:rsidP="009A0E04">
      <w:pPr>
        <w:spacing w:after="0" w:line="276" w:lineRule="auto"/>
        <w:rPr>
          <w:rFonts w:eastAsia="Times New Roman" w:cstheme="minorHAnsi"/>
          <w:color w:val="1F1F1F"/>
          <w:sz w:val="26"/>
          <w:szCs w:val="26"/>
          <w:lang w:eastAsia="en-IN"/>
        </w:rPr>
      </w:pPr>
      <w:r w:rsidRPr="000327EA">
        <w:rPr>
          <w:rFonts w:eastAsia="Times New Roman" w:cstheme="minorHAnsi"/>
          <w:color w:val="1F1F1F"/>
          <w:sz w:val="26"/>
          <w:szCs w:val="26"/>
          <w:lang w:eastAsia="en-IN"/>
        </w:rPr>
        <w:t xml:space="preserve">We want you to love preserving your family traditions with </w:t>
      </w:r>
      <w:proofErr w:type="spellStart"/>
      <w:r w:rsidRPr="000327EA">
        <w:rPr>
          <w:rFonts w:eastAsia="Times New Roman" w:cstheme="minorHAnsi"/>
          <w:b/>
          <w:bCs/>
          <w:color w:val="1F1F1F"/>
          <w:sz w:val="26"/>
          <w:szCs w:val="26"/>
          <w:bdr w:val="none" w:sz="0" w:space="0" w:color="auto" w:frame="1"/>
          <w:lang w:eastAsia="en-IN"/>
        </w:rPr>
        <w:t>Hamari</w:t>
      </w:r>
      <w:proofErr w:type="spellEnd"/>
      <w:r w:rsidRPr="000327EA">
        <w:rPr>
          <w:rFonts w:eastAsia="Times New Roman" w:cstheme="minorHAnsi"/>
          <w:b/>
          <w:bCs/>
          <w:color w:val="1F1F1F"/>
          <w:sz w:val="26"/>
          <w:szCs w:val="26"/>
          <w:bdr w:val="none" w:sz="0" w:space="0" w:color="auto" w:frame="1"/>
          <w:lang w:eastAsia="en-IN"/>
        </w:rPr>
        <w:t xml:space="preserve"> </w:t>
      </w:r>
      <w:proofErr w:type="spellStart"/>
      <w:r w:rsidRPr="000327EA">
        <w:rPr>
          <w:rFonts w:eastAsia="Times New Roman" w:cstheme="minorHAnsi"/>
          <w:b/>
          <w:bCs/>
          <w:color w:val="1F1F1F"/>
          <w:sz w:val="26"/>
          <w:szCs w:val="26"/>
          <w:bdr w:val="none" w:sz="0" w:space="0" w:color="auto" w:frame="1"/>
          <w:lang w:eastAsia="en-IN"/>
        </w:rPr>
        <w:t>Virasat</w:t>
      </w:r>
      <w:proofErr w:type="spellEnd"/>
      <w:r w:rsidR="007C6F0B">
        <w:rPr>
          <w:rFonts w:eastAsia="Times New Roman" w:cstheme="minorHAnsi"/>
          <w:b/>
          <w:bCs/>
          <w:color w:val="1F1F1F"/>
          <w:sz w:val="26"/>
          <w:szCs w:val="26"/>
          <w:bdr w:val="none" w:sz="0" w:space="0" w:color="auto" w:frame="1"/>
          <w:lang w:eastAsia="en-IN"/>
        </w:rPr>
        <w:t xml:space="preserve">. </w:t>
      </w:r>
      <w:r w:rsidRPr="000327EA">
        <w:rPr>
          <w:rFonts w:eastAsia="Times New Roman" w:cstheme="minorHAnsi"/>
          <w:color w:val="1F1F1F"/>
          <w:sz w:val="26"/>
          <w:szCs w:val="26"/>
          <w:lang w:eastAsia="en-IN"/>
        </w:rPr>
        <w:t xml:space="preserve">If you are not completely satisfied within </w:t>
      </w:r>
      <w:r w:rsidRPr="000327EA">
        <w:rPr>
          <w:rFonts w:eastAsia="Times New Roman" w:cstheme="minorHAnsi"/>
          <w:b/>
          <w:bCs/>
          <w:color w:val="1F1F1F"/>
          <w:sz w:val="26"/>
          <w:szCs w:val="26"/>
          <w:bdr w:val="none" w:sz="0" w:space="0" w:color="auto" w:frame="1"/>
          <w:lang w:eastAsia="en-IN"/>
        </w:rPr>
        <w:t>7 days</w:t>
      </w:r>
      <w:r w:rsidRPr="000327EA">
        <w:rPr>
          <w:rFonts w:eastAsia="Times New Roman" w:cstheme="minorHAnsi"/>
          <w:color w:val="1F1F1F"/>
          <w:sz w:val="26"/>
          <w:szCs w:val="26"/>
          <w:lang w:eastAsia="en-IN"/>
        </w:rPr>
        <w:t xml:space="preserve"> of your first payment, we will issue a full refund — no questions asked.</w:t>
      </w:r>
    </w:p>
    <w:p w14:paraId="1A2D8EF2" w14:textId="0D6D6B68" w:rsidR="009A0E04" w:rsidRPr="000327EA" w:rsidRDefault="009A0E04" w:rsidP="009A0E04">
      <w:pPr>
        <w:spacing w:after="0" w:line="276" w:lineRule="auto"/>
        <w:outlineLvl w:val="2"/>
        <w:rPr>
          <w:rFonts w:eastAsia="Times New Roman" w:cstheme="minorHAnsi"/>
          <w:b/>
          <w:bCs/>
          <w:color w:val="1F1F1F"/>
          <w:sz w:val="26"/>
          <w:szCs w:val="26"/>
          <w:lang w:eastAsia="en-IN"/>
        </w:rPr>
      </w:pPr>
      <w:r w:rsidRPr="000327EA">
        <w:rPr>
          <w:rFonts w:eastAsia="Times New Roman" w:cstheme="minorHAnsi"/>
          <w:b/>
          <w:bCs/>
          <w:color w:val="1F1F1F"/>
          <w:sz w:val="26"/>
          <w:szCs w:val="26"/>
          <w:lang w:eastAsia="en-IN"/>
        </w:rPr>
        <w:t xml:space="preserve">Refund Breakdown </w:t>
      </w:r>
      <w:del w:id="13" w:author="Niraj Sahay" w:date="2026-07-22T21:20:00Z">
        <w:r w:rsidRPr="000327EA" w:rsidDel="00C06D29">
          <w:rPr>
            <w:rFonts w:eastAsia="Times New Roman" w:cstheme="minorHAnsi"/>
            <w:b/>
            <w:bCs/>
            <w:color w:val="1F1F1F"/>
            <w:sz w:val="26"/>
            <w:szCs w:val="26"/>
            <w:lang w:eastAsia="en-IN"/>
          </w:rPr>
          <w:delText>by Subscription Type</w:delText>
        </w:r>
      </w:del>
    </w:p>
    <w:p w14:paraId="60D1A896" w14:textId="46739177" w:rsidR="009A0E04" w:rsidRPr="000327EA" w:rsidDel="00C06D29" w:rsidRDefault="009A0E04" w:rsidP="009A0E04">
      <w:pPr>
        <w:spacing w:after="0" w:line="276" w:lineRule="auto"/>
        <w:outlineLvl w:val="3"/>
        <w:rPr>
          <w:del w:id="14" w:author="Niraj Sahay" w:date="2026-07-22T21:19:00Z"/>
          <w:rFonts w:eastAsia="Times New Roman" w:cstheme="minorHAnsi"/>
          <w:b/>
          <w:bCs/>
          <w:color w:val="1F1F1F"/>
          <w:sz w:val="26"/>
          <w:szCs w:val="26"/>
          <w:lang w:eastAsia="en-IN"/>
        </w:rPr>
      </w:pPr>
      <w:del w:id="15" w:author="Niraj Sahay" w:date="2026-07-22T21:19:00Z">
        <w:r w:rsidRPr="000327EA" w:rsidDel="00C06D29">
          <w:rPr>
            <w:rFonts w:eastAsia="Times New Roman" w:cstheme="minorHAnsi"/>
            <w:b/>
            <w:bCs/>
            <w:color w:val="1F1F1F"/>
            <w:sz w:val="26"/>
            <w:szCs w:val="26"/>
            <w:lang w:eastAsia="en-IN"/>
          </w:rPr>
          <w:delText>1. Monthly Subscriptions</w:delText>
        </w:r>
      </w:del>
    </w:p>
    <w:p w14:paraId="663D780D" w14:textId="77777777" w:rsidR="009A0E04" w:rsidRPr="000327EA" w:rsidRDefault="009A0E04" w:rsidP="009A0E04">
      <w:pPr>
        <w:numPr>
          <w:ilvl w:val="0"/>
          <w:numId w:val="15"/>
        </w:numPr>
        <w:spacing w:after="0" w:line="276" w:lineRule="auto"/>
        <w:rPr>
          <w:rFonts w:eastAsia="Times New Roman" w:cstheme="minorHAnsi"/>
          <w:color w:val="1F1F1F"/>
          <w:sz w:val="26"/>
          <w:szCs w:val="26"/>
          <w:lang w:eastAsia="en-IN"/>
        </w:rPr>
      </w:pPr>
      <w:r w:rsidRPr="000327EA">
        <w:rPr>
          <w:rFonts w:eastAsia="Times New Roman" w:cstheme="minorHAnsi"/>
          <w:b/>
          <w:bCs/>
          <w:color w:val="1F1F1F"/>
          <w:sz w:val="26"/>
          <w:szCs w:val="26"/>
          <w:bdr w:val="none" w:sz="0" w:space="0" w:color="auto" w:frame="1"/>
          <w:lang w:eastAsia="en-IN"/>
        </w:rPr>
        <w:t>Within 7 Days:</w:t>
      </w:r>
      <w:r w:rsidRPr="000327EA">
        <w:rPr>
          <w:rFonts w:eastAsia="Times New Roman" w:cstheme="minorHAnsi"/>
          <w:color w:val="1F1F1F"/>
          <w:sz w:val="26"/>
          <w:szCs w:val="26"/>
          <w:lang w:eastAsia="en-IN"/>
        </w:rPr>
        <w:t xml:space="preserve"> Full refund upon request.</w:t>
      </w:r>
    </w:p>
    <w:p w14:paraId="5F338AB3" w14:textId="533946CC" w:rsidR="009A0E04" w:rsidRPr="000327EA" w:rsidRDefault="009A0E04" w:rsidP="009A0E04">
      <w:pPr>
        <w:numPr>
          <w:ilvl w:val="0"/>
          <w:numId w:val="15"/>
        </w:numPr>
        <w:spacing w:after="0" w:line="276" w:lineRule="auto"/>
        <w:rPr>
          <w:rFonts w:eastAsia="Times New Roman" w:cstheme="minorHAnsi"/>
          <w:color w:val="1F1F1F"/>
          <w:sz w:val="26"/>
          <w:szCs w:val="26"/>
          <w:lang w:eastAsia="en-IN"/>
        </w:rPr>
      </w:pPr>
      <w:r w:rsidRPr="000327EA">
        <w:rPr>
          <w:rFonts w:eastAsia="Times New Roman" w:cstheme="minorHAnsi"/>
          <w:b/>
          <w:bCs/>
          <w:color w:val="1F1F1F"/>
          <w:sz w:val="26"/>
          <w:szCs w:val="26"/>
          <w:bdr w:val="none" w:sz="0" w:space="0" w:color="auto" w:frame="1"/>
          <w:lang w:eastAsia="en-IN"/>
        </w:rPr>
        <w:t>After 7 Days:</w:t>
      </w:r>
      <w:r w:rsidRPr="000327EA">
        <w:rPr>
          <w:rFonts w:eastAsia="Times New Roman" w:cstheme="minorHAnsi"/>
          <w:color w:val="1F1F1F"/>
          <w:sz w:val="26"/>
          <w:szCs w:val="26"/>
          <w:lang w:eastAsia="en-IN"/>
        </w:rPr>
        <w:t xml:space="preserve"> No partial or pro-rated refunds</w:t>
      </w:r>
      <w:del w:id="16" w:author="Niraj Sahay" w:date="2026-07-22T21:19:00Z">
        <w:r w:rsidRPr="000327EA" w:rsidDel="00C06D29">
          <w:rPr>
            <w:rFonts w:eastAsia="Times New Roman" w:cstheme="minorHAnsi"/>
            <w:color w:val="1F1F1F"/>
            <w:sz w:val="26"/>
            <w:szCs w:val="26"/>
            <w:lang w:eastAsia="en-IN"/>
          </w:rPr>
          <w:delText xml:space="preserve"> for unused days. Upon cancellation, your Pro access remains active until the end of your paid billing period.</w:delText>
        </w:r>
      </w:del>
    </w:p>
    <w:p w14:paraId="575CD828" w14:textId="57601489" w:rsidR="009A0E04" w:rsidRPr="000327EA" w:rsidDel="00C06D29" w:rsidRDefault="009A0E04" w:rsidP="009A0E04">
      <w:pPr>
        <w:spacing w:after="0" w:line="276" w:lineRule="auto"/>
        <w:outlineLvl w:val="3"/>
        <w:rPr>
          <w:del w:id="17" w:author="Niraj Sahay" w:date="2026-07-22T21:20:00Z"/>
          <w:rFonts w:eastAsia="Times New Roman" w:cstheme="minorHAnsi"/>
          <w:b/>
          <w:bCs/>
          <w:color w:val="1F1F1F"/>
          <w:sz w:val="26"/>
          <w:szCs w:val="26"/>
          <w:lang w:eastAsia="en-IN"/>
        </w:rPr>
      </w:pPr>
      <w:del w:id="18" w:author="Niraj Sahay" w:date="2026-07-22T21:20:00Z">
        <w:r w:rsidRPr="000327EA" w:rsidDel="00C06D29">
          <w:rPr>
            <w:rFonts w:eastAsia="Times New Roman" w:cstheme="minorHAnsi"/>
            <w:b/>
            <w:bCs/>
            <w:color w:val="1F1F1F"/>
            <w:sz w:val="26"/>
            <w:szCs w:val="26"/>
            <w:lang w:eastAsia="en-IN"/>
          </w:rPr>
          <w:delText>2. Annual Subscriptions</w:delText>
        </w:r>
      </w:del>
    </w:p>
    <w:p w14:paraId="0A2A29A0" w14:textId="67FEC05B" w:rsidR="009A0E04" w:rsidRPr="00187C4C" w:rsidDel="00C06D29" w:rsidRDefault="009A0E04" w:rsidP="00187C4C">
      <w:pPr>
        <w:numPr>
          <w:ilvl w:val="0"/>
          <w:numId w:val="16"/>
        </w:numPr>
        <w:spacing w:after="0" w:line="276" w:lineRule="auto"/>
        <w:rPr>
          <w:del w:id="19" w:author="Niraj Sahay" w:date="2026-07-22T21:20:00Z"/>
          <w:rFonts w:eastAsia="Times New Roman" w:cstheme="minorHAnsi"/>
          <w:color w:val="1F1F1F"/>
          <w:sz w:val="26"/>
          <w:szCs w:val="26"/>
          <w:lang w:eastAsia="en-IN"/>
        </w:rPr>
      </w:pPr>
      <w:del w:id="20" w:author="Niraj Sahay" w:date="2026-07-22T21:20:00Z">
        <w:r w:rsidRPr="000327EA" w:rsidDel="00C06D29">
          <w:rPr>
            <w:rFonts w:eastAsia="Times New Roman" w:cstheme="minorHAnsi"/>
            <w:b/>
            <w:bCs/>
            <w:color w:val="1F1F1F"/>
            <w:sz w:val="26"/>
            <w:szCs w:val="26"/>
            <w:bdr w:val="none" w:sz="0" w:space="0" w:color="auto" w:frame="1"/>
            <w:lang w:eastAsia="en-IN"/>
          </w:rPr>
          <w:delText>Within 7 Days:</w:delText>
        </w:r>
        <w:r w:rsidRPr="000327EA" w:rsidDel="00C06D29">
          <w:rPr>
            <w:rFonts w:eastAsia="Times New Roman" w:cstheme="minorHAnsi"/>
            <w:color w:val="1F1F1F"/>
            <w:sz w:val="26"/>
            <w:szCs w:val="26"/>
            <w:lang w:eastAsia="en-IN"/>
          </w:rPr>
          <w:delText xml:space="preserve"> Full refund upon request.</w:delText>
        </w:r>
      </w:del>
    </w:p>
    <w:p w14:paraId="0E8B8F15" w14:textId="2318E748" w:rsidR="009A0E04" w:rsidRPr="000327EA" w:rsidDel="00C06D29" w:rsidRDefault="009A0E04" w:rsidP="009A0E04">
      <w:pPr>
        <w:numPr>
          <w:ilvl w:val="0"/>
          <w:numId w:val="16"/>
        </w:numPr>
        <w:spacing w:after="0" w:line="276" w:lineRule="auto"/>
        <w:rPr>
          <w:del w:id="21" w:author="Niraj Sahay" w:date="2026-07-22T21:20:00Z"/>
          <w:rFonts w:eastAsia="Times New Roman" w:cstheme="minorHAnsi"/>
          <w:color w:val="1F1F1F"/>
          <w:sz w:val="26"/>
          <w:szCs w:val="26"/>
          <w:lang w:eastAsia="en-IN"/>
        </w:rPr>
      </w:pPr>
      <w:del w:id="22" w:author="Niraj Sahay" w:date="2026-07-22T21:20:00Z">
        <w:r w:rsidRPr="000327EA" w:rsidDel="00C06D29">
          <w:rPr>
            <w:rFonts w:eastAsia="Times New Roman" w:cstheme="minorHAnsi"/>
            <w:b/>
            <w:bCs/>
            <w:color w:val="1F1F1F"/>
            <w:sz w:val="26"/>
            <w:szCs w:val="26"/>
            <w:bdr w:val="none" w:sz="0" w:space="0" w:color="auto" w:frame="1"/>
            <w:lang w:eastAsia="en-IN"/>
          </w:rPr>
          <w:delText xml:space="preserve">After </w:delText>
        </w:r>
        <w:r w:rsidR="00187C4C" w:rsidDel="00C06D29">
          <w:rPr>
            <w:rFonts w:eastAsia="Times New Roman" w:cstheme="minorHAnsi"/>
            <w:b/>
            <w:bCs/>
            <w:color w:val="1F1F1F"/>
            <w:sz w:val="26"/>
            <w:szCs w:val="26"/>
            <w:bdr w:val="none" w:sz="0" w:space="0" w:color="auto" w:frame="1"/>
            <w:lang w:eastAsia="en-IN"/>
          </w:rPr>
          <w:delText>7</w:delText>
        </w:r>
        <w:r w:rsidRPr="000327EA" w:rsidDel="00C06D29">
          <w:rPr>
            <w:rFonts w:eastAsia="Times New Roman" w:cstheme="minorHAnsi"/>
            <w:b/>
            <w:bCs/>
            <w:color w:val="1F1F1F"/>
            <w:sz w:val="26"/>
            <w:szCs w:val="26"/>
            <w:bdr w:val="none" w:sz="0" w:space="0" w:color="auto" w:frame="1"/>
            <w:lang w:eastAsia="en-IN"/>
          </w:rPr>
          <w:delText xml:space="preserve"> Days:</w:delText>
        </w:r>
        <w:r w:rsidRPr="000327EA" w:rsidDel="00C06D29">
          <w:rPr>
            <w:rFonts w:eastAsia="Times New Roman" w:cstheme="minorHAnsi"/>
            <w:color w:val="1F1F1F"/>
            <w:sz w:val="26"/>
            <w:szCs w:val="26"/>
            <w:lang w:eastAsia="en-IN"/>
          </w:rPr>
          <w:delText xml:space="preserve"> Non-refundable. Access continues until the end of the annual term.</w:delText>
        </w:r>
      </w:del>
    </w:p>
    <w:p w14:paraId="1AFCD5B3" w14:textId="77777777" w:rsidR="009A0E04" w:rsidRPr="000327EA" w:rsidRDefault="009A0E04" w:rsidP="009A0E04">
      <w:pPr>
        <w:spacing w:after="0" w:line="276" w:lineRule="auto"/>
        <w:outlineLvl w:val="2"/>
        <w:rPr>
          <w:rFonts w:eastAsia="Times New Roman" w:cstheme="minorHAnsi"/>
          <w:b/>
          <w:bCs/>
          <w:color w:val="1F1F1F"/>
          <w:sz w:val="26"/>
          <w:szCs w:val="26"/>
          <w:lang w:eastAsia="en-IN"/>
        </w:rPr>
      </w:pPr>
      <w:r w:rsidRPr="000327EA">
        <w:rPr>
          <w:rFonts w:eastAsia="Times New Roman" w:cstheme="minorHAnsi"/>
          <w:b/>
          <w:bCs/>
          <w:color w:val="1F1F1F"/>
          <w:sz w:val="26"/>
          <w:szCs w:val="26"/>
          <w:lang w:eastAsia="en-IN"/>
        </w:rPr>
        <w:t>How to Request a Refund</w:t>
      </w:r>
    </w:p>
    <w:p w14:paraId="709EE8ED" w14:textId="0F50DAB0" w:rsidR="009A0E04" w:rsidRPr="000327EA" w:rsidRDefault="009A0E04" w:rsidP="009A0E04">
      <w:pPr>
        <w:spacing w:after="0" w:line="276" w:lineRule="auto"/>
        <w:rPr>
          <w:rFonts w:eastAsia="Times New Roman" w:cstheme="minorHAnsi"/>
          <w:color w:val="1F1F1F"/>
          <w:sz w:val="26"/>
          <w:szCs w:val="26"/>
          <w:lang w:eastAsia="en-IN"/>
        </w:rPr>
      </w:pPr>
      <w:r w:rsidRPr="000327EA">
        <w:rPr>
          <w:rFonts w:eastAsia="Times New Roman" w:cstheme="minorHAnsi"/>
          <w:color w:val="1F1F1F"/>
          <w:sz w:val="26"/>
          <w:szCs w:val="26"/>
          <w:lang w:eastAsia="en-IN"/>
        </w:rPr>
        <w:t xml:space="preserve">Email </w:t>
      </w:r>
      <w:r w:rsidR="007F705D">
        <w:rPr>
          <w:rFonts w:eastAsia="Times New Roman" w:cstheme="minorHAnsi"/>
          <w:b/>
          <w:bCs/>
          <w:color w:val="1F1F1F"/>
          <w:sz w:val="26"/>
          <w:szCs w:val="26"/>
          <w:bdr w:val="none" w:sz="0" w:space="0" w:color="auto" w:frame="1"/>
          <w:lang w:eastAsia="en-IN"/>
        </w:rPr>
        <w:t>namaste.hamarivirasat.outlook.com</w:t>
      </w:r>
    </w:p>
    <w:p w14:paraId="1B5AAF15" w14:textId="77777777" w:rsidR="009A0E04" w:rsidRPr="000327EA" w:rsidRDefault="009A0E04" w:rsidP="009A0E04">
      <w:pPr>
        <w:numPr>
          <w:ilvl w:val="0"/>
          <w:numId w:val="17"/>
        </w:numPr>
        <w:spacing w:after="0" w:line="276" w:lineRule="auto"/>
        <w:rPr>
          <w:rFonts w:eastAsia="Times New Roman" w:cstheme="minorHAnsi"/>
          <w:color w:val="1F1F1F"/>
          <w:sz w:val="26"/>
          <w:szCs w:val="26"/>
          <w:lang w:eastAsia="en-IN"/>
        </w:rPr>
      </w:pPr>
      <w:r w:rsidRPr="000327EA">
        <w:rPr>
          <w:rFonts w:eastAsia="Times New Roman" w:cstheme="minorHAnsi"/>
          <w:color w:val="1F1F1F"/>
          <w:sz w:val="26"/>
          <w:szCs w:val="26"/>
          <w:lang w:eastAsia="en-IN"/>
        </w:rPr>
        <w:t xml:space="preserve">Your registered email </w:t>
      </w:r>
      <w:proofErr w:type="gramStart"/>
      <w:r w:rsidRPr="000327EA">
        <w:rPr>
          <w:rFonts w:eastAsia="Times New Roman" w:cstheme="minorHAnsi"/>
          <w:color w:val="1F1F1F"/>
          <w:sz w:val="26"/>
          <w:szCs w:val="26"/>
          <w:lang w:eastAsia="en-IN"/>
        </w:rPr>
        <w:t>address</w:t>
      </w:r>
      <w:proofErr w:type="gramEnd"/>
      <w:r w:rsidRPr="000327EA">
        <w:rPr>
          <w:rFonts w:eastAsia="Times New Roman" w:cstheme="minorHAnsi"/>
          <w:color w:val="1F1F1F"/>
          <w:sz w:val="26"/>
          <w:szCs w:val="26"/>
          <w:lang w:eastAsia="en-IN"/>
        </w:rPr>
        <w:t>.</w:t>
      </w:r>
    </w:p>
    <w:p w14:paraId="00FB6A29" w14:textId="77777777" w:rsidR="009A0E04" w:rsidRPr="000327EA" w:rsidRDefault="009A0E04" w:rsidP="009A0E04">
      <w:pPr>
        <w:numPr>
          <w:ilvl w:val="0"/>
          <w:numId w:val="17"/>
        </w:numPr>
        <w:spacing w:after="0" w:line="276" w:lineRule="auto"/>
        <w:rPr>
          <w:rFonts w:eastAsia="Times New Roman" w:cstheme="minorHAnsi"/>
          <w:color w:val="1F1F1F"/>
          <w:sz w:val="26"/>
          <w:szCs w:val="26"/>
          <w:lang w:eastAsia="en-IN"/>
        </w:rPr>
      </w:pPr>
      <w:r w:rsidRPr="000327EA">
        <w:rPr>
          <w:rFonts w:eastAsia="Times New Roman" w:cstheme="minorHAnsi"/>
          <w:color w:val="1F1F1F"/>
          <w:sz w:val="26"/>
          <w:szCs w:val="26"/>
          <w:lang w:eastAsia="en-IN"/>
        </w:rPr>
        <w:t xml:space="preserve">Your </w:t>
      </w:r>
      <w:proofErr w:type="spellStart"/>
      <w:r w:rsidRPr="000327EA">
        <w:rPr>
          <w:rFonts w:eastAsia="Times New Roman" w:cstheme="minorHAnsi"/>
          <w:color w:val="1F1F1F"/>
          <w:sz w:val="26"/>
          <w:szCs w:val="26"/>
          <w:lang w:eastAsia="en-IN"/>
        </w:rPr>
        <w:t>Razorpay</w:t>
      </w:r>
      <w:proofErr w:type="spellEnd"/>
      <w:r w:rsidRPr="000327EA">
        <w:rPr>
          <w:rFonts w:eastAsia="Times New Roman" w:cstheme="minorHAnsi"/>
          <w:color w:val="1F1F1F"/>
          <w:sz w:val="26"/>
          <w:szCs w:val="26"/>
          <w:lang w:eastAsia="en-IN"/>
        </w:rPr>
        <w:t xml:space="preserve"> Payment/Transaction ID.</w:t>
      </w:r>
    </w:p>
    <w:p w14:paraId="39758548" w14:textId="77777777" w:rsidR="007F705D" w:rsidRDefault="009A0E04" w:rsidP="009A0E04">
      <w:pPr>
        <w:numPr>
          <w:ilvl w:val="0"/>
          <w:numId w:val="17"/>
        </w:numPr>
        <w:spacing w:after="0" w:line="276" w:lineRule="auto"/>
        <w:rPr>
          <w:rFonts w:eastAsia="Times New Roman" w:cstheme="minorHAnsi"/>
          <w:color w:val="1F1F1F"/>
          <w:sz w:val="26"/>
          <w:szCs w:val="26"/>
          <w:lang w:eastAsia="en-IN"/>
        </w:rPr>
      </w:pPr>
      <w:r w:rsidRPr="007F705D">
        <w:rPr>
          <w:rFonts w:eastAsia="Times New Roman" w:cstheme="minorHAnsi"/>
          <w:color w:val="1F1F1F"/>
          <w:sz w:val="26"/>
          <w:szCs w:val="26"/>
          <w:lang w:eastAsia="en-IN"/>
        </w:rPr>
        <w:lastRenderedPageBreak/>
        <w:t xml:space="preserve">Reason for cancellation </w:t>
      </w:r>
      <w:r w:rsidRPr="007F705D">
        <w:rPr>
          <w:rFonts w:eastAsia="Times New Roman" w:cstheme="minorHAnsi"/>
          <w:i/>
          <w:iCs/>
          <w:color w:val="1F1F1F"/>
          <w:sz w:val="26"/>
          <w:szCs w:val="26"/>
          <w:bdr w:val="none" w:sz="0" w:space="0" w:color="auto" w:frame="1"/>
          <w:lang w:eastAsia="en-IN"/>
        </w:rPr>
        <w:t>(optional, but helps us improve!)</w:t>
      </w:r>
      <w:r w:rsidRPr="007F705D">
        <w:rPr>
          <w:rFonts w:eastAsia="Times New Roman" w:cstheme="minorHAnsi"/>
          <w:color w:val="1F1F1F"/>
          <w:sz w:val="26"/>
          <w:szCs w:val="26"/>
          <w:lang w:eastAsia="en-IN"/>
        </w:rPr>
        <w:t>.</w:t>
      </w:r>
    </w:p>
    <w:p w14:paraId="360A9BEB" w14:textId="581F07A7" w:rsidR="009A0E04" w:rsidRPr="007F705D" w:rsidRDefault="009A0E04" w:rsidP="007F705D">
      <w:pPr>
        <w:spacing w:after="0" w:line="276" w:lineRule="auto"/>
        <w:ind w:left="360"/>
        <w:rPr>
          <w:rFonts w:eastAsia="Times New Roman" w:cstheme="minorHAnsi"/>
          <w:color w:val="1F1F1F"/>
          <w:sz w:val="26"/>
          <w:szCs w:val="26"/>
          <w:lang w:eastAsia="en-IN"/>
        </w:rPr>
      </w:pPr>
      <w:r w:rsidRPr="007F705D">
        <w:rPr>
          <w:rFonts w:eastAsia="Times New Roman" w:cstheme="minorHAnsi"/>
          <w:b/>
          <w:bCs/>
          <w:color w:val="1F1F1F"/>
          <w:sz w:val="26"/>
          <w:szCs w:val="26"/>
          <w:bdr w:val="none" w:sz="0" w:space="0" w:color="auto" w:frame="1"/>
          <w:lang w:eastAsia="en-IN"/>
        </w:rPr>
        <w:t>Processing Time:</w:t>
      </w:r>
      <w:r w:rsidRPr="007F705D">
        <w:rPr>
          <w:rFonts w:eastAsia="Times New Roman" w:cstheme="minorHAnsi"/>
          <w:color w:val="1F1F1F"/>
          <w:sz w:val="26"/>
          <w:szCs w:val="26"/>
          <w:lang w:eastAsia="en-IN"/>
        </w:rPr>
        <w:t xml:space="preserve"> Approved refunds are processed within </w:t>
      </w:r>
      <w:r w:rsidRPr="007F705D">
        <w:rPr>
          <w:rFonts w:eastAsia="Times New Roman" w:cstheme="minorHAnsi"/>
          <w:b/>
          <w:bCs/>
          <w:color w:val="1F1F1F"/>
          <w:sz w:val="26"/>
          <w:szCs w:val="26"/>
          <w:bdr w:val="none" w:sz="0" w:space="0" w:color="auto" w:frame="1"/>
          <w:lang w:eastAsia="en-IN"/>
        </w:rPr>
        <w:t>5 to 7 business days</w:t>
      </w:r>
      <w:r w:rsidRPr="007F705D">
        <w:rPr>
          <w:rFonts w:eastAsia="Times New Roman" w:cstheme="minorHAnsi"/>
          <w:color w:val="1F1F1F"/>
          <w:sz w:val="26"/>
          <w:szCs w:val="26"/>
          <w:lang w:eastAsia="en-IN"/>
        </w:rPr>
        <w:t xml:space="preserve"> and credited directly to your original payment method (bank, card, or UPI).</w:t>
      </w:r>
    </w:p>
    <w:p w14:paraId="500C5652" w14:textId="77777777" w:rsidR="009A0E04" w:rsidRPr="000327EA" w:rsidRDefault="009A0E04" w:rsidP="009A0E04">
      <w:pPr>
        <w:spacing w:after="0" w:line="276" w:lineRule="auto"/>
        <w:outlineLvl w:val="2"/>
        <w:rPr>
          <w:rFonts w:eastAsia="Times New Roman" w:cstheme="minorHAnsi"/>
          <w:b/>
          <w:bCs/>
          <w:color w:val="1F1F1F"/>
          <w:sz w:val="26"/>
          <w:szCs w:val="26"/>
          <w:lang w:eastAsia="en-IN"/>
        </w:rPr>
      </w:pPr>
      <w:r w:rsidRPr="000327EA">
        <w:rPr>
          <w:rFonts w:eastAsia="Times New Roman" w:cstheme="minorHAnsi"/>
          <w:b/>
          <w:bCs/>
          <w:color w:val="1F1F1F"/>
          <w:sz w:val="26"/>
          <w:szCs w:val="26"/>
          <w:lang w:eastAsia="en-IN"/>
        </w:rPr>
        <w:t>Non-Refundable Exceptions</w:t>
      </w:r>
    </w:p>
    <w:p w14:paraId="04585A5D" w14:textId="77777777" w:rsidR="009A0E04" w:rsidRPr="000327EA" w:rsidRDefault="009A0E04" w:rsidP="009A0E04">
      <w:pPr>
        <w:spacing w:after="0" w:line="276" w:lineRule="auto"/>
        <w:rPr>
          <w:rFonts w:eastAsia="Times New Roman" w:cstheme="minorHAnsi"/>
          <w:color w:val="1F1F1F"/>
          <w:sz w:val="26"/>
          <w:szCs w:val="26"/>
          <w:lang w:eastAsia="en-IN"/>
        </w:rPr>
      </w:pPr>
      <w:r w:rsidRPr="000327EA">
        <w:rPr>
          <w:rFonts w:eastAsia="Times New Roman" w:cstheme="minorHAnsi"/>
          <w:color w:val="1F1F1F"/>
          <w:sz w:val="26"/>
          <w:szCs w:val="26"/>
          <w:lang w:eastAsia="en-IN"/>
        </w:rPr>
        <w:t>Refunds will not be issued if:</w:t>
      </w:r>
    </w:p>
    <w:p w14:paraId="4C8F5BB4" w14:textId="77777777" w:rsidR="009A0E04" w:rsidRPr="000327EA" w:rsidRDefault="009A0E04" w:rsidP="009A0E04">
      <w:pPr>
        <w:numPr>
          <w:ilvl w:val="0"/>
          <w:numId w:val="18"/>
        </w:numPr>
        <w:spacing w:after="0" w:line="276" w:lineRule="auto"/>
        <w:rPr>
          <w:rFonts w:eastAsia="Times New Roman" w:cstheme="minorHAnsi"/>
          <w:color w:val="1F1F1F"/>
          <w:sz w:val="26"/>
          <w:szCs w:val="26"/>
          <w:lang w:eastAsia="en-IN"/>
        </w:rPr>
      </w:pPr>
      <w:r w:rsidRPr="000327EA">
        <w:rPr>
          <w:rFonts w:eastAsia="Times New Roman" w:cstheme="minorHAnsi"/>
          <w:color w:val="1F1F1F"/>
          <w:sz w:val="26"/>
          <w:szCs w:val="26"/>
          <w:lang w:eastAsia="en-IN"/>
        </w:rPr>
        <w:t>An account is suspended or terminated due to a violation of our Terms &amp; Conditions.</w:t>
      </w:r>
    </w:p>
    <w:p w14:paraId="32BDF1E4" w14:textId="77777777" w:rsidR="009A0E04" w:rsidRPr="000327EA" w:rsidRDefault="009A0E04" w:rsidP="009A0E04">
      <w:pPr>
        <w:numPr>
          <w:ilvl w:val="0"/>
          <w:numId w:val="18"/>
        </w:numPr>
        <w:spacing w:after="0" w:line="276" w:lineRule="auto"/>
        <w:rPr>
          <w:rFonts w:eastAsia="Times New Roman" w:cstheme="minorHAnsi"/>
          <w:color w:val="1F1F1F"/>
          <w:sz w:val="26"/>
          <w:szCs w:val="26"/>
          <w:lang w:eastAsia="en-IN"/>
        </w:rPr>
      </w:pPr>
      <w:r w:rsidRPr="000327EA">
        <w:rPr>
          <w:rFonts w:eastAsia="Times New Roman" w:cstheme="minorHAnsi"/>
          <w:color w:val="1F1F1F"/>
          <w:sz w:val="26"/>
          <w:szCs w:val="26"/>
          <w:lang w:eastAsia="en-IN"/>
        </w:rPr>
        <w:t>The refund request is submitted outside the eligibility windows outlined above.</w:t>
      </w:r>
    </w:p>
    <w:p w14:paraId="73EC37C3" w14:textId="77777777" w:rsidR="00917A11" w:rsidRPr="000327EA" w:rsidRDefault="00917A11" w:rsidP="009A0E04">
      <w:pPr>
        <w:spacing w:line="276" w:lineRule="auto"/>
        <w:rPr>
          <w:rFonts w:cstheme="minorHAnsi"/>
          <w:sz w:val="26"/>
          <w:szCs w:val="26"/>
        </w:rPr>
      </w:pPr>
    </w:p>
    <w:sectPr w:rsidR="00917A11" w:rsidRPr="000327EA">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9" w:author="Niraj Sahay" w:date="2026-07-22T21:28:00Z" w:initials="NS">
    <w:p w14:paraId="3DA1408E" w14:textId="2FB2B5FD" w:rsidR="006954C5" w:rsidRDefault="006954C5">
      <w:pPr>
        <w:pStyle w:val="CommentText"/>
      </w:pPr>
      <w:r>
        <w:rPr>
          <w:rStyle w:val="CommentReference"/>
        </w:rPr>
        <w:annotationRef/>
      </w:r>
      <w:r>
        <w:t>Need to discuss. Are these required now?</w:t>
      </w:r>
    </w:p>
  </w:comment>
  <w:comment w:id="10" w:author="Niraj Sahay" w:date="2026-07-22T21:29:00Z" w:initials="NS">
    <w:p w14:paraId="07E30305" w14:textId="00D4052B" w:rsidR="006954C5" w:rsidRDefault="006954C5">
      <w:pPr>
        <w:pStyle w:val="CommentText"/>
      </w:pPr>
      <w:r>
        <w:rPr>
          <w:rStyle w:val="CommentReference"/>
        </w:rPr>
        <w:annotationRef/>
      </w:r>
      <w:r>
        <w:t>No account setting in this phase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DA1408E" w15:done="0"/>
  <w15:commentEx w15:paraId="07E3030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DA1408E" w16cid:durableId="2E0BB46F"/>
  <w16cid:commentId w16cid:paraId="07E30305" w16cid:durableId="2E0BB4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F4ED30" w14:textId="77777777" w:rsidR="00047B13" w:rsidRDefault="00047B13" w:rsidP="000327EA">
      <w:pPr>
        <w:spacing w:after="0" w:line="240" w:lineRule="auto"/>
      </w:pPr>
      <w:r>
        <w:separator/>
      </w:r>
    </w:p>
  </w:endnote>
  <w:endnote w:type="continuationSeparator" w:id="0">
    <w:p w14:paraId="48621148" w14:textId="77777777" w:rsidR="00047B13" w:rsidRDefault="00047B13" w:rsidP="000327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ED5AFB" w14:textId="77777777" w:rsidR="00047B13" w:rsidRDefault="00047B13" w:rsidP="000327EA">
      <w:pPr>
        <w:spacing w:after="0" w:line="240" w:lineRule="auto"/>
      </w:pPr>
      <w:r>
        <w:separator/>
      </w:r>
    </w:p>
  </w:footnote>
  <w:footnote w:type="continuationSeparator" w:id="0">
    <w:p w14:paraId="2D3641C5" w14:textId="77777777" w:rsidR="00047B13" w:rsidRDefault="00047B13" w:rsidP="000327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B58EF"/>
    <w:multiLevelType w:val="multilevel"/>
    <w:tmpl w:val="467A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956BA"/>
    <w:multiLevelType w:val="hybridMultilevel"/>
    <w:tmpl w:val="3CBC7C64"/>
    <w:lvl w:ilvl="0" w:tplc="7B5CDEEC">
      <w:start w:val="1"/>
      <w:numFmt w:val="decimal"/>
      <w:lvlText w:val="%1."/>
      <w:lvlJc w:val="left"/>
      <w:pPr>
        <w:ind w:left="1080" w:hanging="720"/>
      </w:pPr>
      <w:rPr>
        <w:rFonts w:hint="default"/>
        <w:sz w:val="36"/>
        <w:szCs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70C6C89"/>
    <w:multiLevelType w:val="multilevel"/>
    <w:tmpl w:val="1422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E4496"/>
    <w:multiLevelType w:val="multilevel"/>
    <w:tmpl w:val="F28A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10567"/>
    <w:multiLevelType w:val="multilevel"/>
    <w:tmpl w:val="BBECF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765C49"/>
    <w:multiLevelType w:val="multilevel"/>
    <w:tmpl w:val="5D1E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62029"/>
    <w:multiLevelType w:val="multilevel"/>
    <w:tmpl w:val="F064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417268"/>
    <w:multiLevelType w:val="multilevel"/>
    <w:tmpl w:val="B19C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B745F4"/>
    <w:multiLevelType w:val="multilevel"/>
    <w:tmpl w:val="E000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747816"/>
    <w:multiLevelType w:val="multilevel"/>
    <w:tmpl w:val="47AA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2D72DA"/>
    <w:multiLevelType w:val="multilevel"/>
    <w:tmpl w:val="CBDA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45413E"/>
    <w:multiLevelType w:val="multilevel"/>
    <w:tmpl w:val="3928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AF6D08"/>
    <w:multiLevelType w:val="multilevel"/>
    <w:tmpl w:val="24A8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8D3E24"/>
    <w:multiLevelType w:val="multilevel"/>
    <w:tmpl w:val="31A6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1E43E6"/>
    <w:multiLevelType w:val="multilevel"/>
    <w:tmpl w:val="08D4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7036B5"/>
    <w:multiLevelType w:val="multilevel"/>
    <w:tmpl w:val="F244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5C7E9A"/>
    <w:multiLevelType w:val="multilevel"/>
    <w:tmpl w:val="56E0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3D2ECA"/>
    <w:multiLevelType w:val="multilevel"/>
    <w:tmpl w:val="5B70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780BA2"/>
    <w:multiLevelType w:val="multilevel"/>
    <w:tmpl w:val="F844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7"/>
  </w:num>
  <w:num w:numId="3">
    <w:abstractNumId w:val="9"/>
  </w:num>
  <w:num w:numId="4">
    <w:abstractNumId w:val="12"/>
  </w:num>
  <w:num w:numId="5">
    <w:abstractNumId w:val="14"/>
  </w:num>
  <w:num w:numId="6">
    <w:abstractNumId w:val="16"/>
  </w:num>
  <w:num w:numId="7">
    <w:abstractNumId w:val="8"/>
  </w:num>
  <w:num w:numId="8">
    <w:abstractNumId w:val="11"/>
  </w:num>
  <w:num w:numId="9">
    <w:abstractNumId w:val="17"/>
  </w:num>
  <w:num w:numId="10">
    <w:abstractNumId w:val="3"/>
  </w:num>
  <w:num w:numId="11">
    <w:abstractNumId w:val="0"/>
  </w:num>
  <w:num w:numId="12">
    <w:abstractNumId w:val="13"/>
  </w:num>
  <w:num w:numId="13">
    <w:abstractNumId w:val="2"/>
  </w:num>
  <w:num w:numId="14">
    <w:abstractNumId w:val="15"/>
  </w:num>
  <w:num w:numId="15">
    <w:abstractNumId w:val="18"/>
  </w:num>
  <w:num w:numId="16">
    <w:abstractNumId w:val="6"/>
  </w:num>
  <w:num w:numId="17">
    <w:abstractNumId w:val="4"/>
  </w:num>
  <w:num w:numId="18">
    <w:abstractNumId w:val="5"/>
  </w:num>
  <w:num w:numId="1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iraj Sahay">
    <w15:presenceInfo w15:providerId="None" w15:userId="Niraj Saha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E04"/>
    <w:rsid w:val="000327EA"/>
    <w:rsid w:val="00047B13"/>
    <w:rsid w:val="00187C4C"/>
    <w:rsid w:val="001F39A8"/>
    <w:rsid w:val="00341755"/>
    <w:rsid w:val="00560FC2"/>
    <w:rsid w:val="005C7C88"/>
    <w:rsid w:val="006954C5"/>
    <w:rsid w:val="007C6F0B"/>
    <w:rsid w:val="007E0ACA"/>
    <w:rsid w:val="007F705D"/>
    <w:rsid w:val="00917A11"/>
    <w:rsid w:val="009738C4"/>
    <w:rsid w:val="009A0E04"/>
    <w:rsid w:val="00A41137"/>
    <w:rsid w:val="00A96B66"/>
    <w:rsid w:val="00C06D29"/>
    <w:rsid w:val="00C27B90"/>
    <w:rsid w:val="00DD529E"/>
    <w:rsid w:val="00EF236F"/>
    <w:rsid w:val="00F40D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FB172"/>
  <w15:chartTrackingRefBased/>
  <w15:docId w15:val="{51D08C9C-7349-4674-B49A-2407E2612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E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0E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0E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0E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0E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0E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E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E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E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E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0E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0E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0E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0E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0E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E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E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E04"/>
    <w:rPr>
      <w:rFonts w:eastAsiaTheme="majorEastAsia" w:cstheme="majorBidi"/>
      <w:color w:val="272727" w:themeColor="text1" w:themeTint="D8"/>
    </w:rPr>
  </w:style>
  <w:style w:type="paragraph" w:styleId="Title">
    <w:name w:val="Title"/>
    <w:basedOn w:val="Normal"/>
    <w:next w:val="Normal"/>
    <w:link w:val="TitleChar"/>
    <w:uiPriority w:val="10"/>
    <w:qFormat/>
    <w:rsid w:val="009A0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E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E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E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E04"/>
    <w:pPr>
      <w:spacing w:before="160"/>
      <w:jc w:val="center"/>
    </w:pPr>
    <w:rPr>
      <w:i/>
      <w:iCs/>
      <w:color w:val="404040" w:themeColor="text1" w:themeTint="BF"/>
    </w:rPr>
  </w:style>
  <w:style w:type="character" w:customStyle="1" w:styleId="QuoteChar">
    <w:name w:val="Quote Char"/>
    <w:basedOn w:val="DefaultParagraphFont"/>
    <w:link w:val="Quote"/>
    <w:uiPriority w:val="29"/>
    <w:rsid w:val="009A0E04"/>
    <w:rPr>
      <w:i/>
      <w:iCs/>
      <w:color w:val="404040" w:themeColor="text1" w:themeTint="BF"/>
    </w:rPr>
  </w:style>
  <w:style w:type="paragraph" w:styleId="ListParagraph">
    <w:name w:val="List Paragraph"/>
    <w:basedOn w:val="Normal"/>
    <w:uiPriority w:val="34"/>
    <w:qFormat/>
    <w:rsid w:val="009A0E04"/>
    <w:pPr>
      <w:ind w:left="720"/>
      <w:contextualSpacing/>
    </w:pPr>
  </w:style>
  <w:style w:type="character" w:styleId="IntenseEmphasis">
    <w:name w:val="Intense Emphasis"/>
    <w:basedOn w:val="DefaultParagraphFont"/>
    <w:uiPriority w:val="21"/>
    <w:qFormat/>
    <w:rsid w:val="009A0E04"/>
    <w:rPr>
      <w:i/>
      <w:iCs/>
      <w:color w:val="2F5496" w:themeColor="accent1" w:themeShade="BF"/>
    </w:rPr>
  </w:style>
  <w:style w:type="paragraph" w:styleId="IntenseQuote">
    <w:name w:val="Intense Quote"/>
    <w:basedOn w:val="Normal"/>
    <w:next w:val="Normal"/>
    <w:link w:val="IntenseQuoteChar"/>
    <w:uiPriority w:val="30"/>
    <w:qFormat/>
    <w:rsid w:val="009A0E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0E04"/>
    <w:rPr>
      <w:i/>
      <w:iCs/>
      <w:color w:val="2F5496" w:themeColor="accent1" w:themeShade="BF"/>
    </w:rPr>
  </w:style>
  <w:style w:type="character" w:styleId="IntenseReference">
    <w:name w:val="Intense Reference"/>
    <w:basedOn w:val="DefaultParagraphFont"/>
    <w:uiPriority w:val="32"/>
    <w:qFormat/>
    <w:rsid w:val="009A0E04"/>
    <w:rPr>
      <w:b/>
      <w:bCs/>
      <w:smallCaps/>
      <w:color w:val="2F5496" w:themeColor="accent1" w:themeShade="BF"/>
      <w:spacing w:val="5"/>
    </w:rPr>
  </w:style>
  <w:style w:type="paragraph" w:styleId="Header">
    <w:name w:val="header"/>
    <w:basedOn w:val="Normal"/>
    <w:link w:val="HeaderChar"/>
    <w:uiPriority w:val="99"/>
    <w:unhideWhenUsed/>
    <w:rsid w:val="000327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27EA"/>
  </w:style>
  <w:style w:type="paragraph" w:styleId="Footer">
    <w:name w:val="footer"/>
    <w:basedOn w:val="Normal"/>
    <w:link w:val="FooterChar"/>
    <w:uiPriority w:val="99"/>
    <w:unhideWhenUsed/>
    <w:rsid w:val="000327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27EA"/>
  </w:style>
  <w:style w:type="character" w:styleId="Hyperlink">
    <w:name w:val="Hyperlink"/>
    <w:basedOn w:val="DefaultParagraphFont"/>
    <w:uiPriority w:val="99"/>
    <w:unhideWhenUsed/>
    <w:rsid w:val="00A96B66"/>
    <w:rPr>
      <w:color w:val="0563C1" w:themeColor="hyperlink"/>
      <w:u w:val="single"/>
    </w:rPr>
  </w:style>
  <w:style w:type="character" w:styleId="UnresolvedMention">
    <w:name w:val="Unresolved Mention"/>
    <w:basedOn w:val="DefaultParagraphFont"/>
    <w:uiPriority w:val="99"/>
    <w:semiHidden/>
    <w:unhideWhenUsed/>
    <w:rsid w:val="00A96B66"/>
    <w:rPr>
      <w:color w:val="605E5C"/>
      <w:shd w:val="clear" w:color="auto" w:fill="E1DFDD"/>
    </w:rPr>
  </w:style>
  <w:style w:type="paragraph" w:styleId="BalloonText">
    <w:name w:val="Balloon Text"/>
    <w:basedOn w:val="Normal"/>
    <w:link w:val="BalloonTextChar"/>
    <w:uiPriority w:val="99"/>
    <w:semiHidden/>
    <w:unhideWhenUsed/>
    <w:rsid w:val="00C06D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6D29"/>
    <w:rPr>
      <w:rFonts w:ascii="Segoe UI" w:hAnsi="Segoe UI" w:cs="Segoe UI"/>
      <w:sz w:val="18"/>
      <w:szCs w:val="18"/>
    </w:rPr>
  </w:style>
  <w:style w:type="character" w:styleId="CommentReference">
    <w:name w:val="annotation reference"/>
    <w:basedOn w:val="DefaultParagraphFont"/>
    <w:uiPriority w:val="99"/>
    <w:semiHidden/>
    <w:unhideWhenUsed/>
    <w:rsid w:val="006954C5"/>
    <w:rPr>
      <w:sz w:val="16"/>
      <w:szCs w:val="16"/>
    </w:rPr>
  </w:style>
  <w:style w:type="paragraph" w:styleId="CommentText">
    <w:name w:val="annotation text"/>
    <w:basedOn w:val="Normal"/>
    <w:link w:val="CommentTextChar"/>
    <w:uiPriority w:val="99"/>
    <w:semiHidden/>
    <w:unhideWhenUsed/>
    <w:rsid w:val="006954C5"/>
    <w:pPr>
      <w:spacing w:line="240" w:lineRule="auto"/>
    </w:pPr>
    <w:rPr>
      <w:sz w:val="20"/>
      <w:szCs w:val="20"/>
    </w:rPr>
  </w:style>
  <w:style w:type="character" w:customStyle="1" w:styleId="CommentTextChar">
    <w:name w:val="Comment Text Char"/>
    <w:basedOn w:val="DefaultParagraphFont"/>
    <w:link w:val="CommentText"/>
    <w:uiPriority w:val="99"/>
    <w:semiHidden/>
    <w:rsid w:val="006954C5"/>
    <w:rPr>
      <w:sz w:val="20"/>
      <w:szCs w:val="20"/>
    </w:rPr>
  </w:style>
  <w:style w:type="paragraph" w:styleId="CommentSubject">
    <w:name w:val="annotation subject"/>
    <w:basedOn w:val="CommentText"/>
    <w:next w:val="CommentText"/>
    <w:link w:val="CommentSubjectChar"/>
    <w:uiPriority w:val="99"/>
    <w:semiHidden/>
    <w:unhideWhenUsed/>
    <w:rsid w:val="006954C5"/>
    <w:rPr>
      <w:b/>
      <w:bCs/>
    </w:rPr>
  </w:style>
  <w:style w:type="character" w:customStyle="1" w:styleId="CommentSubjectChar">
    <w:name w:val="Comment Subject Char"/>
    <w:basedOn w:val="CommentTextChar"/>
    <w:link w:val="CommentSubject"/>
    <w:uiPriority w:val="99"/>
    <w:semiHidden/>
    <w:rsid w:val="006954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1167</Words>
  <Characters>6654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Tutul Verma</dc:creator>
  <cp:keywords/>
  <dc:description/>
  <cp:lastModifiedBy>Niraj Sahay</cp:lastModifiedBy>
  <cp:revision>2</cp:revision>
  <dcterms:created xsi:type="dcterms:W3CDTF">2026-07-22T16:02:00Z</dcterms:created>
  <dcterms:modified xsi:type="dcterms:W3CDTF">2026-07-22T16:02:00Z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f12add16-4213-42b0-8c08-d51c2adcd50e</vt:lpwstr>
  </property>
</Properties>
</file>